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D46" w:rsidRDefault="008D6D46" w:rsidP="00050B02">
      <w:pPr>
        <w:pStyle w:val="Footer"/>
        <w:jc w:val="center"/>
        <w:rPr>
          <w:rFonts w:ascii="Arial" w:hAnsi="Arial" w:cs="Arial"/>
          <w:sz w:val="40"/>
          <w:szCs w:val="40"/>
        </w:rPr>
      </w:pPr>
    </w:p>
    <w:p w:rsidR="008D6D46" w:rsidRDefault="008D6D46" w:rsidP="00050B02">
      <w:pPr>
        <w:pStyle w:val="Footer"/>
        <w:jc w:val="center"/>
        <w:rPr>
          <w:rFonts w:ascii="Arial" w:hAnsi="Arial" w:cs="Arial"/>
          <w:sz w:val="40"/>
          <w:szCs w:val="40"/>
        </w:rPr>
      </w:pPr>
    </w:p>
    <w:p w:rsidR="008D6D46" w:rsidRDefault="008D6D46" w:rsidP="00050B02">
      <w:pPr>
        <w:pStyle w:val="Footer"/>
        <w:jc w:val="center"/>
        <w:rPr>
          <w:rFonts w:ascii="Arial" w:hAnsi="Arial" w:cs="Arial"/>
          <w:sz w:val="40"/>
          <w:szCs w:val="40"/>
        </w:rPr>
      </w:pPr>
    </w:p>
    <w:p w:rsidR="00F31950" w:rsidRDefault="00F31950" w:rsidP="00050B02">
      <w:pPr>
        <w:pStyle w:val="Footer"/>
        <w:jc w:val="center"/>
        <w:rPr>
          <w:rFonts w:ascii="Arial" w:hAnsi="Arial" w:cs="Arial"/>
          <w:sz w:val="40"/>
          <w:szCs w:val="40"/>
        </w:rPr>
      </w:pPr>
    </w:p>
    <w:p w:rsidR="008D6D46" w:rsidRDefault="00F31950" w:rsidP="00050B02">
      <w:pPr>
        <w:pStyle w:val="Footer"/>
        <w:jc w:val="center"/>
        <w:rPr>
          <w:rFonts w:ascii="Arial" w:hAnsi="Arial" w:cs="Arial"/>
          <w:sz w:val="40"/>
          <w:szCs w:val="40"/>
        </w:rPr>
      </w:pPr>
      <w:r>
        <w:rPr>
          <w:rFonts w:ascii="Arial" w:hAnsi="Arial" w:cs="Arial"/>
          <w:noProof/>
          <w:sz w:val="40"/>
          <w:szCs w:val="40"/>
        </w:rPr>
        <w:drawing>
          <wp:inline distT="0" distB="0" distL="0" distR="0">
            <wp:extent cx="2072644" cy="1755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N_logo_transpar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2644" cy="1755652"/>
                    </a:xfrm>
                    <a:prstGeom prst="rect">
                      <a:avLst/>
                    </a:prstGeom>
                  </pic:spPr>
                </pic:pic>
              </a:graphicData>
            </a:graphic>
          </wp:inline>
        </w:drawing>
      </w:r>
    </w:p>
    <w:p w:rsidR="008D6D46" w:rsidRDefault="008D6D46" w:rsidP="00050B02">
      <w:pPr>
        <w:pStyle w:val="Footer"/>
        <w:jc w:val="center"/>
        <w:rPr>
          <w:rFonts w:ascii="Arial" w:hAnsi="Arial" w:cs="Arial"/>
          <w:sz w:val="40"/>
          <w:szCs w:val="40"/>
        </w:rPr>
      </w:pPr>
    </w:p>
    <w:p w:rsidR="008D6D46" w:rsidRDefault="008D6D46" w:rsidP="00050B02">
      <w:pPr>
        <w:pStyle w:val="Footer"/>
        <w:jc w:val="center"/>
        <w:rPr>
          <w:rFonts w:ascii="Arial" w:hAnsi="Arial" w:cs="Arial"/>
          <w:sz w:val="40"/>
          <w:szCs w:val="40"/>
        </w:rPr>
      </w:pPr>
    </w:p>
    <w:p w:rsidR="00F31950" w:rsidRDefault="00F31950" w:rsidP="00050B02">
      <w:pPr>
        <w:pStyle w:val="Footer"/>
        <w:jc w:val="center"/>
        <w:rPr>
          <w:rFonts w:ascii="Arial" w:hAnsi="Arial" w:cs="Arial"/>
          <w:sz w:val="40"/>
          <w:szCs w:val="40"/>
        </w:rPr>
      </w:pPr>
    </w:p>
    <w:p w:rsidR="003435B6" w:rsidRPr="009D441F" w:rsidRDefault="008D6D46" w:rsidP="00050B02">
      <w:pPr>
        <w:pStyle w:val="Footer"/>
        <w:jc w:val="center"/>
        <w:rPr>
          <w:rFonts w:ascii="Arial" w:hAnsi="Arial" w:cs="Arial"/>
          <w:b/>
          <w:sz w:val="48"/>
          <w:szCs w:val="48"/>
        </w:rPr>
      </w:pPr>
      <w:r w:rsidRPr="009D441F">
        <w:rPr>
          <w:rFonts w:ascii="Arial" w:hAnsi="Arial" w:cs="Arial"/>
          <w:b/>
          <w:sz w:val="48"/>
          <w:szCs w:val="48"/>
        </w:rPr>
        <w:t xml:space="preserve">DIAN </w:t>
      </w:r>
      <w:r w:rsidR="007615A1" w:rsidRPr="009D441F">
        <w:rPr>
          <w:rFonts w:ascii="Arial" w:hAnsi="Arial" w:cs="Arial"/>
          <w:b/>
          <w:sz w:val="48"/>
          <w:szCs w:val="48"/>
        </w:rPr>
        <w:t>DF</w:t>
      </w:r>
      <w:r w:rsidR="00EB0F65">
        <w:rPr>
          <w:rFonts w:ascii="Arial" w:hAnsi="Arial" w:cs="Arial"/>
          <w:b/>
          <w:sz w:val="48"/>
          <w:szCs w:val="48"/>
        </w:rPr>
        <w:t>1</w:t>
      </w:r>
      <w:r w:rsidR="00FD012D">
        <w:rPr>
          <w:rFonts w:ascii="Arial" w:hAnsi="Arial" w:cs="Arial"/>
          <w:b/>
          <w:sz w:val="48"/>
          <w:szCs w:val="48"/>
        </w:rPr>
        <w:t>1</w:t>
      </w:r>
    </w:p>
    <w:p w:rsidR="009D441F" w:rsidRPr="00782CBB" w:rsidRDefault="009D441F" w:rsidP="00050B02">
      <w:pPr>
        <w:pStyle w:val="Footer"/>
        <w:jc w:val="center"/>
        <w:rPr>
          <w:rFonts w:ascii="Arial" w:hAnsi="Arial" w:cs="Arial"/>
          <w:sz w:val="40"/>
          <w:szCs w:val="40"/>
        </w:rPr>
      </w:pPr>
    </w:p>
    <w:p w:rsidR="007372FF" w:rsidRPr="009D441F" w:rsidRDefault="007372FF" w:rsidP="00050B02">
      <w:pPr>
        <w:pStyle w:val="Footer"/>
        <w:jc w:val="center"/>
        <w:rPr>
          <w:rFonts w:ascii="Arial" w:hAnsi="Arial" w:cs="Arial"/>
          <w:sz w:val="40"/>
          <w:szCs w:val="40"/>
        </w:rPr>
      </w:pPr>
      <w:r w:rsidRPr="009D441F">
        <w:rPr>
          <w:rFonts w:ascii="Arial" w:hAnsi="Arial" w:cs="Arial"/>
          <w:sz w:val="40"/>
          <w:szCs w:val="40"/>
        </w:rPr>
        <w:t>IMAGING CORE</w:t>
      </w:r>
    </w:p>
    <w:p w:rsidR="00050B02" w:rsidRPr="009D441F" w:rsidRDefault="009D441F" w:rsidP="00050B02">
      <w:pPr>
        <w:pStyle w:val="Footer"/>
        <w:jc w:val="center"/>
        <w:rPr>
          <w:rFonts w:ascii="Arial" w:hAnsi="Arial" w:cs="Arial"/>
          <w:sz w:val="40"/>
          <w:szCs w:val="40"/>
        </w:rPr>
      </w:pPr>
      <w:r w:rsidRPr="009D441F">
        <w:rPr>
          <w:rFonts w:ascii="Arial" w:hAnsi="Arial" w:cs="Arial"/>
          <w:sz w:val="40"/>
          <w:szCs w:val="40"/>
        </w:rPr>
        <w:t>Methods and Definitions</w:t>
      </w:r>
    </w:p>
    <w:p w:rsidR="00FF746C" w:rsidRDefault="00A44635" w:rsidP="00050B02">
      <w:pPr>
        <w:pStyle w:val="Footer"/>
        <w:jc w:val="center"/>
        <w:rPr>
          <w:rFonts w:ascii="Arial" w:hAnsi="Arial" w:cs="Arial"/>
          <w:sz w:val="40"/>
          <w:szCs w:val="40"/>
        </w:rPr>
      </w:pPr>
      <w:r>
        <w:rPr>
          <w:rFonts w:ascii="Arial" w:hAnsi="Arial" w:cs="Arial"/>
          <w:sz w:val="40"/>
          <w:szCs w:val="40"/>
        </w:rPr>
        <w:t>v1.</w:t>
      </w:r>
      <w:r w:rsidR="00EB0F65">
        <w:rPr>
          <w:rFonts w:ascii="Arial" w:hAnsi="Arial" w:cs="Arial"/>
          <w:sz w:val="40"/>
          <w:szCs w:val="40"/>
        </w:rPr>
        <w:t>0</w:t>
      </w:r>
    </w:p>
    <w:p w:rsidR="009D441F" w:rsidRDefault="009D441F" w:rsidP="00050B02">
      <w:pPr>
        <w:pStyle w:val="Footer"/>
        <w:jc w:val="center"/>
        <w:rPr>
          <w:rFonts w:ascii="Arial" w:hAnsi="Arial" w:cs="Arial"/>
          <w:sz w:val="40"/>
          <w:szCs w:val="40"/>
        </w:rPr>
      </w:pPr>
    </w:p>
    <w:p w:rsidR="00FF746C" w:rsidRPr="00FF746C" w:rsidRDefault="00FD012D" w:rsidP="00050B02">
      <w:pPr>
        <w:pStyle w:val="Footer"/>
        <w:jc w:val="center"/>
        <w:rPr>
          <w:rFonts w:ascii="Arial" w:hAnsi="Arial" w:cs="Arial"/>
          <w:sz w:val="28"/>
          <w:szCs w:val="28"/>
        </w:rPr>
      </w:pPr>
      <w:r>
        <w:rPr>
          <w:rFonts w:ascii="Arial" w:hAnsi="Arial" w:cs="Arial"/>
          <w:sz w:val="28"/>
          <w:szCs w:val="28"/>
        </w:rPr>
        <w:t xml:space="preserve">November </w:t>
      </w:r>
      <w:r w:rsidR="00EB0F65">
        <w:rPr>
          <w:rFonts w:ascii="Arial" w:hAnsi="Arial" w:cs="Arial"/>
          <w:sz w:val="28"/>
          <w:szCs w:val="28"/>
        </w:rPr>
        <w:t>2016</w:t>
      </w:r>
    </w:p>
    <w:p w:rsidR="004A0557" w:rsidRDefault="004A0557" w:rsidP="00D82F5A">
      <w:bookmarkStart w:id="0" w:name="_Toc219439633"/>
      <w:bookmarkStart w:id="1" w:name="_Toc219440437"/>
      <w:r>
        <w:br w:type="page"/>
      </w:r>
    </w:p>
    <w:p w:rsidR="004A0557" w:rsidRDefault="004A0557" w:rsidP="00D82F5A"/>
    <w:p w:rsidR="004A0557" w:rsidRDefault="004A0557" w:rsidP="00D82F5A"/>
    <w:p w:rsidR="004A0557" w:rsidRDefault="004A0557" w:rsidP="00D82F5A"/>
    <w:p w:rsidR="004A0557" w:rsidRDefault="004A0557" w:rsidP="00D82F5A"/>
    <w:p w:rsidR="004A0557" w:rsidRDefault="004A0557" w:rsidP="00D82F5A"/>
    <w:p w:rsidR="00D82F5A" w:rsidRDefault="00D82F5A" w:rsidP="00D82F5A"/>
    <w:sdt>
      <w:sdtPr>
        <w:rPr>
          <w:rFonts w:asciiTheme="minorHAnsi" w:hAnsiTheme="minorHAnsi"/>
          <w:b/>
        </w:rPr>
        <w:id w:val="4331074"/>
        <w:docPartObj>
          <w:docPartGallery w:val="Table of Contents"/>
          <w:docPartUnique/>
        </w:docPartObj>
      </w:sdtPr>
      <w:sdtEndPr/>
      <w:sdtContent>
        <w:p w:rsidR="00AC7049" w:rsidRDefault="00AC7049" w:rsidP="00AC7049">
          <w:pPr>
            <w:pStyle w:val="TOCHeading"/>
          </w:pPr>
          <w:r w:rsidRPr="004E5018">
            <w:rPr>
              <w:b/>
            </w:rPr>
            <w:t>Table of Contents</w:t>
          </w:r>
        </w:p>
        <w:p w:rsidR="004E04BE" w:rsidRDefault="00D14FA9">
          <w:pPr>
            <w:pStyle w:val="TOC1"/>
            <w:tabs>
              <w:tab w:val="right" w:leader="dot" w:pos="10790"/>
            </w:tabs>
            <w:rPr>
              <w:b w:val="0"/>
              <w:noProof/>
              <w:sz w:val="22"/>
              <w:szCs w:val="22"/>
            </w:rPr>
          </w:pPr>
          <w:r w:rsidRPr="004E5018">
            <w:rPr>
              <w:b w:val="0"/>
            </w:rPr>
            <w:fldChar w:fldCharType="begin"/>
          </w:r>
          <w:r w:rsidR="00AC7049" w:rsidRPr="004E5018">
            <w:rPr>
              <w:b w:val="0"/>
            </w:rPr>
            <w:instrText xml:space="preserve"> TOC \o "1-3" \h \z \u </w:instrText>
          </w:r>
          <w:r w:rsidRPr="004E5018">
            <w:rPr>
              <w:b w:val="0"/>
            </w:rPr>
            <w:fldChar w:fldCharType="separate"/>
          </w:r>
          <w:hyperlink w:anchor="_Toc476150687" w:history="1">
            <w:r w:rsidR="004E04BE" w:rsidRPr="00D406DE">
              <w:rPr>
                <w:rStyle w:val="Hyperlink"/>
                <w:noProof/>
              </w:rPr>
              <w:t>Introduction and Contact Information</w:t>
            </w:r>
            <w:r w:rsidR="004E04BE">
              <w:rPr>
                <w:noProof/>
                <w:webHidden/>
              </w:rPr>
              <w:tab/>
            </w:r>
            <w:r w:rsidR="004E04BE">
              <w:rPr>
                <w:noProof/>
                <w:webHidden/>
              </w:rPr>
              <w:fldChar w:fldCharType="begin"/>
            </w:r>
            <w:r w:rsidR="004E04BE">
              <w:rPr>
                <w:noProof/>
                <w:webHidden/>
              </w:rPr>
              <w:instrText xml:space="preserve"> PAGEREF _Toc476150687 \h </w:instrText>
            </w:r>
            <w:r w:rsidR="004E04BE">
              <w:rPr>
                <w:noProof/>
                <w:webHidden/>
              </w:rPr>
            </w:r>
            <w:r w:rsidR="004E04BE">
              <w:rPr>
                <w:noProof/>
                <w:webHidden/>
              </w:rPr>
              <w:fldChar w:fldCharType="separate"/>
            </w:r>
            <w:r w:rsidR="004E04BE">
              <w:rPr>
                <w:noProof/>
                <w:webHidden/>
              </w:rPr>
              <w:t>3</w:t>
            </w:r>
            <w:r w:rsidR="004E04BE">
              <w:rPr>
                <w:noProof/>
                <w:webHidden/>
              </w:rPr>
              <w:fldChar w:fldCharType="end"/>
            </w:r>
          </w:hyperlink>
        </w:p>
        <w:p w:rsidR="004E04BE" w:rsidRDefault="004E04BE">
          <w:pPr>
            <w:pStyle w:val="TOC1"/>
            <w:tabs>
              <w:tab w:val="right" w:leader="dot" w:pos="10790"/>
            </w:tabs>
            <w:rPr>
              <w:b w:val="0"/>
              <w:noProof/>
              <w:sz w:val="22"/>
              <w:szCs w:val="22"/>
            </w:rPr>
          </w:pPr>
          <w:hyperlink w:anchor="_Toc476150688" w:history="1">
            <w:r w:rsidRPr="00D406DE">
              <w:rPr>
                <w:rStyle w:val="Hyperlink"/>
                <w:noProof/>
              </w:rPr>
              <w:t>Data Archiving and Quality Control</w:t>
            </w:r>
            <w:r>
              <w:rPr>
                <w:noProof/>
                <w:webHidden/>
              </w:rPr>
              <w:tab/>
            </w:r>
            <w:r>
              <w:rPr>
                <w:noProof/>
                <w:webHidden/>
              </w:rPr>
              <w:fldChar w:fldCharType="begin"/>
            </w:r>
            <w:r>
              <w:rPr>
                <w:noProof/>
                <w:webHidden/>
              </w:rPr>
              <w:instrText xml:space="preserve"> PAGEREF _Toc476150688 \h </w:instrText>
            </w:r>
            <w:r>
              <w:rPr>
                <w:noProof/>
                <w:webHidden/>
              </w:rPr>
            </w:r>
            <w:r>
              <w:rPr>
                <w:noProof/>
                <w:webHidden/>
              </w:rPr>
              <w:fldChar w:fldCharType="separate"/>
            </w:r>
            <w:r>
              <w:rPr>
                <w:noProof/>
                <w:webHidden/>
              </w:rPr>
              <w:t>4</w:t>
            </w:r>
            <w:r>
              <w:rPr>
                <w:noProof/>
                <w:webHidden/>
              </w:rPr>
              <w:fldChar w:fldCharType="end"/>
            </w:r>
          </w:hyperlink>
        </w:p>
        <w:p w:rsidR="004E04BE" w:rsidRDefault="004E04BE">
          <w:pPr>
            <w:pStyle w:val="TOC1"/>
            <w:tabs>
              <w:tab w:val="right" w:leader="dot" w:pos="10790"/>
            </w:tabs>
            <w:rPr>
              <w:b w:val="0"/>
              <w:noProof/>
              <w:sz w:val="22"/>
              <w:szCs w:val="22"/>
            </w:rPr>
          </w:pPr>
          <w:hyperlink w:anchor="_Toc476150689" w:history="1">
            <w:r w:rsidRPr="00D406DE">
              <w:rPr>
                <w:rStyle w:val="Hyperlink"/>
                <w:noProof/>
              </w:rPr>
              <w:t>Neuroradiological Interpretations</w:t>
            </w:r>
            <w:r>
              <w:rPr>
                <w:noProof/>
                <w:webHidden/>
              </w:rPr>
              <w:tab/>
            </w:r>
            <w:r>
              <w:rPr>
                <w:noProof/>
                <w:webHidden/>
              </w:rPr>
              <w:fldChar w:fldCharType="begin"/>
            </w:r>
            <w:r>
              <w:rPr>
                <w:noProof/>
                <w:webHidden/>
              </w:rPr>
              <w:instrText xml:space="preserve"> PAGEREF _Toc476150689 \h </w:instrText>
            </w:r>
            <w:r>
              <w:rPr>
                <w:noProof/>
                <w:webHidden/>
              </w:rPr>
            </w:r>
            <w:r>
              <w:rPr>
                <w:noProof/>
                <w:webHidden/>
              </w:rPr>
              <w:fldChar w:fldCharType="separate"/>
            </w:r>
            <w:r>
              <w:rPr>
                <w:noProof/>
                <w:webHidden/>
              </w:rPr>
              <w:t>4</w:t>
            </w:r>
            <w:r>
              <w:rPr>
                <w:noProof/>
                <w:webHidden/>
              </w:rPr>
              <w:fldChar w:fldCharType="end"/>
            </w:r>
          </w:hyperlink>
        </w:p>
        <w:p w:rsidR="004E04BE" w:rsidRDefault="004E04BE">
          <w:pPr>
            <w:pStyle w:val="TOC1"/>
            <w:tabs>
              <w:tab w:val="right" w:leader="dot" w:pos="10790"/>
            </w:tabs>
            <w:rPr>
              <w:b w:val="0"/>
              <w:noProof/>
              <w:sz w:val="22"/>
              <w:szCs w:val="22"/>
            </w:rPr>
          </w:pPr>
          <w:hyperlink w:anchor="_Toc476150690" w:history="1">
            <w:r w:rsidRPr="00D406DE">
              <w:rPr>
                <w:rStyle w:val="Hyperlink"/>
                <w:noProof/>
              </w:rPr>
              <w:t>Data Distribution and Data Freezes</w:t>
            </w:r>
            <w:r>
              <w:rPr>
                <w:noProof/>
                <w:webHidden/>
              </w:rPr>
              <w:tab/>
            </w:r>
            <w:r>
              <w:rPr>
                <w:noProof/>
                <w:webHidden/>
              </w:rPr>
              <w:fldChar w:fldCharType="begin"/>
            </w:r>
            <w:r>
              <w:rPr>
                <w:noProof/>
                <w:webHidden/>
              </w:rPr>
              <w:instrText xml:space="preserve"> PAGEREF _Toc476150690 \h </w:instrText>
            </w:r>
            <w:r>
              <w:rPr>
                <w:noProof/>
                <w:webHidden/>
              </w:rPr>
            </w:r>
            <w:r>
              <w:rPr>
                <w:noProof/>
                <w:webHidden/>
              </w:rPr>
              <w:fldChar w:fldCharType="separate"/>
            </w:r>
            <w:r>
              <w:rPr>
                <w:noProof/>
                <w:webHidden/>
              </w:rPr>
              <w:t>5</w:t>
            </w:r>
            <w:r>
              <w:rPr>
                <w:noProof/>
                <w:webHidden/>
              </w:rPr>
              <w:fldChar w:fldCharType="end"/>
            </w:r>
          </w:hyperlink>
        </w:p>
        <w:p w:rsidR="004E04BE" w:rsidRDefault="004E04BE">
          <w:pPr>
            <w:pStyle w:val="TOC2"/>
            <w:tabs>
              <w:tab w:val="right" w:leader="dot" w:pos="10790"/>
            </w:tabs>
            <w:rPr>
              <w:b w:val="0"/>
              <w:noProof/>
            </w:rPr>
          </w:pPr>
          <w:hyperlink w:anchor="_Toc476150691" w:history="1">
            <w:r w:rsidRPr="00D406DE">
              <w:rPr>
                <w:rStyle w:val="Hyperlink"/>
                <w:noProof/>
              </w:rPr>
              <w:t>Recent and Upcoming Data Freeze Information:</w:t>
            </w:r>
            <w:r>
              <w:rPr>
                <w:noProof/>
                <w:webHidden/>
              </w:rPr>
              <w:tab/>
            </w:r>
            <w:r>
              <w:rPr>
                <w:noProof/>
                <w:webHidden/>
              </w:rPr>
              <w:fldChar w:fldCharType="begin"/>
            </w:r>
            <w:r>
              <w:rPr>
                <w:noProof/>
                <w:webHidden/>
              </w:rPr>
              <w:instrText xml:space="preserve"> PAGEREF _Toc476150691 \h </w:instrText>
            </w:r>
            <w:r>
              <w:rPr>
                <w:noProof/>
                <w:webHidden/>
              </w:rPr>
            </w:r>
            <w:r>
              <w:rPr>
                <w:noProof/>
                <w:webHidden/>
              </w:rPr>
              <w:fldChar w:fldCharType="separate"/>
            </w:r>
            <w:r>
              <w:rPr>
                <w:noProof/>
                <w:webHidden/>
              </w:rPr>
              <w:t>6</w:t>
            </w:r>
            <w:r>
              <w:rPr>
                <w:noProof/>
                <w:webHidden/>
              </w:rPr>
              <w:fldChar w:fldCharType="end"/>
            </w:r>
          </w:hyperlink>
        </w:p>
        <w:p w:rsidR="004E04BE" w:rsidRDefault="004E04BE">
          <w:pPr>
            <w:pStyle w:val="TOC2"/>
            <w:tabs>
              <w:tab w:val="right" w:leader="dot" w:pos="10790"/>
            </w:tabs>
            <w:rPr>
              <w:b w:val="0"/>
              <w:noProof/>
            </w:rPr>
          </w:pPr>
          <w:hyperlink w:anchor="_Toc476150692" w:history="1">
            <w:r w:rsidRPr="00D406DE">
              <w:rPr>
                <w:rStyle w:val="Hyperlink"/>
                <w:noProof/>
              </w:rPr>
              <w:t>DIAN DF7 May 2014</w:t>
            </w:r>
            <w:r>
              <w:rPr>
                <w:noProof/>
                <w:webHidden/>
              </w:rPr>
              <w:tab/>
            </w:r>
            <w:r>
              <w:rPr>
                <w:noProof/>
                <w:webHidden/>
              </w:rPr>
              <w:fldChar w:fldCharType="begin"/>
            </w:r>
            <w:r>
              <w:rPr>
                <w:noProof/>
                <w:webHidden/>
              </w:rPr>
              <w:instrText xml:space="preserve"> PAGEREF _Toc476150692 \h </w:instrText>
            </w:r>
            <w:r>
              <w:rPr>
                <w:noProof/>
                <w:webHidden/>
              </w:rPr>
            </w:r>
            <w:r>
              <w:rPr>
                <w:noProof/>
                <w:webHidden/>
              </w:rPr>
              <w:fldChar w:fldCharType="separate"/>
            </w:r>
            <w:r>
              <w:rPr>
                <w:noProof/>
                <w:webHidden/>
              </w:rPr>
              <w:t>6</w:t>
            </w:r>
            <w:r>
              <w:rPr>
                <w:noProof/>
                <w:webHidden/>
              </w:rPr>
              <w:fldChar w:fldCharType="end"/>
            </w:r>
          </w:hyperlink>
        </w:p>
        <w:p w:rsidR="004E04BE" w:rsidRDefault="004E04BE">
          <w:pPr>
            <w:pStyle w:val="TOC2"/>
            <w:tabs>
              <w:tab w:val="right" w:leader="dot" w:pos="10790"/>
            </w:tabs>
            <w:rPr>
              <w:b w:val="0"/>
              <w:noProof/>
            </w:rPr>
          </w:pPr>
          <w:hyperlink w:anchor="_Toc476150693" w:history="1">
            <w:r w:rsidRPr="00D406DE">
              <w:rPr>
                <w:rStyle w:val="Hyperlink"/>
                <w:noProof/>
              </w:rPr>
              <w:t>DIAN DF8 July 2014 (PET Unified Processing Pipeline)</w:t>
            </w:r>
            <w:r>
              <w:rPr>
                <w:noProof/>
                <w:webHidden/>
              </w:rPr>
              <w:tab/>
            </w:r>
            <w:r>
              <w:rPr>
                <w:noProof/>
                <w:webHidden/>
              </w:rPr>
              <w:fldChar w:fldCharType="begin"/>
            </w:r>
            <w:r>
              <w:rPr>
                <w:noProof/>
                <w:webHidden/>
              </w:rPr>
              <w:instrText xml:space="preserve"> PAGEREF _Toc476150693 \h </w:instrText>
            </w:r>
            <w:r>
              <w:rPr>
                <w:noProof/>
                <w:webHidden/>
              </w:rPr>
            </w:r>
            <w:r>
              <w:rPr>
                <w:noProof/>
                <w:webHidden/>
              </w:rPr>
              <w:fldChar w:fldCharType="separate"/>
            </w:r>
            <w:r>
              <w:rPr>
                <w:noProof/>
                <w:webHidden/>
              </w:rPr>
              <w:t>6</w:t>
            </w:r>
            <w:r>
              <w:rPr>
                <w:noProof/>
                <w:webHidden/>
              </w:rPr>
              <w:fldChar w:fldCharType="end"/>
            </w:r>
          </w:hyperlink>
        </w:p>
        <w:p w:rsidR="004E04BE" w:rsidRDefault="004E04BE">
          <w:pPr>
            <w:pStyle w:val="TOC2"/>
            <w:tabs>
              <w:tab w:val="right" w:leader="dot" w:pos="10790"/>
            </w:tabs>
            <w:rPr>
              <w:b w:val="0"/>
              <w:noProof/>
            </w:rPr>
          </w:pPr>
          <w:hyperlink w:anchor="_Toc476150694" w:history="1">
            <w:r w:rsidRPr="00D406DE">
              <w:rPr>
                <w:rStyle w:val="Hyperlink"/>
                <w:rFonts w:asciiTheme="majorHAnsi" w:hAnsiTheme="majorHAnsi" w:cstheme="majorHAnsi"/>
                <w:noProof/>
              </w:rPr>
              <w:t>DIAN DF9 April 2015 (PET Unified Processing Pipeline)</w:t>
            </w:r>
            <w:r>
              <w:rPr>
                <w:noProof/>
                <w:webHidden/>
              </w:rPr>
              <w:tab/>
            </w:r>
            <w:r>
              <w:rPr>
                <w:noProof/>
                <w:webHidden/>
              </w:rPr>
              <w:fldChar w:fldCharType="begin"/>
            </w:r>
            <w:r>
              <w:rPr>
                <w:noProof/>
                <w:webHidden/>
              </w:rPr>
              <w:instrText xml:space="preserve"> PAGEREF _Toc476150694 \h </w:instrText>
            </w:r>
            <w:r>
              <w:rPr>
                <w:noProof/>
                <w:webHidden/>
              </w:rPr>
            </w:r>
            <w:r>
              <w:rPr>
                <w:noProof/>
                <w:webHidden/>
              </w:rPr>
              <w:fldChar w:fldCharType="separate"/>
            </w:r>
            <w:r>
              <w:rPr>
                <w:noProof/>
                <w:webHidden/>
              </w:rPr>
              <w:t>6</w:t>
            </w:r>
            <w:r>
              <w:rPr>
                <w:noProof/>
                <w:webHidden/>
              </w:rPr>
              <w:fldChar w:fldCharType="end"/>
            </w:r>
          </w:hyperlink>
        </w:p>
        <w:p w:rsidR="004E04BE" w:rsidRDefault="004E04BE">
          <w:pPr>
            <w:pStyle w:val="TOC2"/>
            <w:tabs>
              <w:tab w:val="right" w:leader="dot" w:pos="10790"/>
            </w:tabs>
            <w:rPr>
              <w:b w:val="0"/>
              <w:noProof/>
            </w:rPr>
          </w:pPr>
          <w:hyperlink w:anchor="_Toc476150695" w:history="1">
            <w:r w:rsidRPr="00D406DE">
              <w:rPr>
                <w:rStyle w:val="Hyperlink"/>
                <w:rFonts w:asciiTheme="majorHAnsi" w:hAnsiTheme="majorHAnsi" w:cstheme="majorHAnsi"/>
                <w:noProof/>
              </w:rPr>
              <w:t>DIAN DF10 May 2016 (FreeSurfer v5.3)</w:t>
            </w:r>
            <w:r>
              <w:rPr>
                <w:noProof/>
                <w:webHidden/>
              </w:rPr>
              <w:tab/>
            </w:r>
            <w:r>
              <w:rPr>
                <w:noProof/>
                <w:webHidden/>
              </w:rPr>
              <w:fldChar w:fldCharType="begin"/>
            </w:r>
            <w:r>
              <w:rPr>
                <w:noProof/>
                <w:webHidden/>
              </w:rPr>
              <w:instrText xml:space="preserve"> PAGEREF _Toc476150695 \h </w:instrText>
            </w:r>
            <w:r>
              <w:rPr>
                <w:noProof/>
                <w:webHidden/>
              </w:rPr>
            </w:r>
            <w:r>
              <w:rPr>
                <w:noProof/>
                <w:webHidden/>
              </w:rPr>
              <w:fldChar w:fldCharType="separate"/>
            </w:r>
            <w:r>
              <w:rPr>
                <w:noProof/>
                <w:webHidden/>
              </w:rPr>
              <w:t>6</w:t>
            </w:r>
            <w:r>
              <w:rPr>
                <w:noProof/>
                <w:webHidden/>
              </w:rPr>
              <w:fldChar w:fldCharType="end"/>
            </w:r>
          </w:hyperlink>
        </w:p>
        <w:p w:rsidR="004E04BE" w:rsidRDefault="004E04BE">
          <w:pPr>
            <w:pStyle w:val="TOC2"/>
            <w:tabs>
              <w:tab w:val="right" w:leader="dot" w:pos="10790"/>
            </w:tabs>
            <w:rPr>
              <w:b w:val="0"/>
              <w:noProof/>
            </w:rPr>
          </w:pPr>
          <w:hyperlink w:anchor="_Toc476150696" w:history="1">
            <w:r w:rsidRPr="00D406DE">
              <w:rPr>
                <w:rStyle w:val="Hyperlink"/>
                <w:rFonts w:asciiTheme="majorHAnsi" w:hAnsiTheme="majorHAnsi" w:cstheme="majorHAnsi"/>
                <w:noProof/>
              </w:rPr>
              <w:t>DIAN DF11 November 2016 (White Matter Hyperintensity detection)</w:t>
            </w:r>
            <w:r>
              <w:rPr>
                <w:noProof/>
                <w:webHidden/>
              </w:rPr>
              <w:tab/>
            </w:r>
            <w:r>
              <w:rPr>
                <w:noProof/>
                <w:webHidden/>
              </w:rPr>
              <w:fldChar w:fldCharType="begin"/>
            </w:r>
            <w:r>
              <w:rPr>
                <w:noProof/>
                <w:webHidden/>
              </w:rPr>
              <w:instrText xml:space="preserve"> PAGEREF _Toc476150696 \h </w:instrText>
            </w:r>
            <w:r>
              <w:rPr>
                <w:noProof/>
                <w:webHidden/>
              </w:rPr>
            </w:r>
            <w:r>
              <w:rPr>
                <w:noProof/>
                <w:webHidden/>
              </w:rPr>
              <w:fldChar w:fldCharType="separate"/>
            </w:r>
            <w:r>
              <w:rPr>
                <w:noProof/>
                <w:webHidden/>
              </w:rPr>
              <w:t>7</w:t>
            </w:r>
            <w:r>
              <w:rPr>
                <w:noProof/>
                <w:webHidden/>
              </w:rPr>
              <w:fldChar w:fldCharType="end"/>
            </w:r>
          </w:hyperlink>
        </w:p>
        <w:p w:rsidR="004E04BE" w:rsidRDefault="004E04BE">
          <w:pPr>
            <w:pStyle w:val="TOC2"/>
            <w:tabs>
              <w:tab w:val="right" w:leader="dot" w:pos="10790"/>
            </w:tabs>
            <w:rPr>
              <w:b w:val="0"/>
              <w:noProof/>
            </w:rPr>
          </w:pPr>
          <w:hyperlink w:anchor="_Toc476150697" w:history="1">
            <w:r w:rsidRPr="00D406DE">
              <w:rPr>
                <w:rStyle w:val="Hyperlink"/>
                <w:noProof/>
              </w:rPr>
              <w:t>Definition of Positive Imaging Results</w:t>
            </w:r>
            <w:r>
              <w:rPr>
                <w:noProof/>
                <w:webHidden/>
              </w:rPr>
              <w:tab/>
            </w:r>
            <w:r>
              <w:rPr>
                <w:noProof/>
                <w:webHidden/>
              </w:rPr>
              <w:fldChar w:fldCharType="begin"/>
            </w:r>
            <w:r>
              <w:rPr>
                <w:noProof/>
                <w:webHidden/>
              </w:rPr>
              <w:instrText xml:space="preserve"> PAGEREF _Toc476150697 \h </w:instrText>
            </w:r>
            <w:r>
              <w:rPr>
                <w:noProof/>
                <w:webHidden/>
              </w:rPr>
            </w:r>
            <w:r>
              <w:rPr>
                <w:noProof/>
                <w:webHidden/>
              </w:rPr>
              <w:fldChar w:fldCharType="separate"/>
            </w:r>
            <w:r>
              <w:rPr>
                <w:noProof/>
                <w:webHidden/>
              </w:rPr>
              <w:t>8</w:t>
            </w:r>
            <w:r>
              <w:rPr>
                <w:noProof/>
                <w:webHidden/>
              </w:rPr>
              <w:fldChar w:fldCharType="end"/>
            </w:r>
          </w:hyperlink>
        </w:p>
        <w:p w:rsidR="004E04BE" w:rsidRDefault="004E04BE">
          <w:pPr>
            <w:pStyle w:val="TOC1"/>
            <w:tabs>
              <w:tab w:val="right" w:leader="dot" w:pos="10790"/>
            </w:tabs>
            <w:rPr>
              <w:b w:val="0"/>
              <w:noProof/>
              <w:sz w:val="22"/>
              <w:szCs w:val="22"/>
            </w:rPr>
          </w:pPr>
          <w:hyperlink w:anchor="_Toc476150698" w:history="1">
            <w:r w:rsidRPr="00D406DE">
              <w:rPr>
                <w:rStyle w:val="Hyperlink"/>
                <w:rFonts w:cs="Arial"/>
                <w:noProof/>
              </w:rPr>
              <w:t>MRI Imaging</w:t>
            </w:r>
            <w:r w:rsidRPr="00D406DE">
              <w:rPr>
                <w:rStyle w:val="Hyperlink"/>
                <w:noProof/>
              </w:rPr>
              <w:t xml:space="preserve"> and Processing</w:t>
            </w:r>
            <w:r>
              <w:rPr>
                <w:noProof/>
                <w:webHidden/>
              </w:rPr>
              <w:tab/>
            </w:r>
            <w:r>
              <w:rPr>
                <w:noProof/>
                <w:webHidden/>
              </w:rPr>
              <w:fldChar w:fldCharType="begin"/>
            </w:r>
            <w:r>
              <w:rPr>
                <w:noProof/>
                <w:webHidden/>
              </w:rPr>
              <w:instrText xml:space="preserve"> PAGEREF _Toc476150698 \h </w:instrText>
            </w:r>
            <w:r>
              <w:rPr>
                <w:noProof/>
                <w:webHidden/>
              </w:rPr>
            </w:r>
            <w:r>
              <w:rPr>
                <w:noProof/>
                <w:webHidden/>
              </w:rPr>
              <w:fldChar w:fldCharType="separate"/>
            </w:r>
            <w:r>
              <w:rPr>
                <w:noProof/>
                <w:webHidden/>
              </w:rPr>
              <w:t>9</w:t>
            </w:r>
            <w:r>
              <w:rPr>
                <w:noProof/>
                <w:webHidden/>
              </w:rPr>
              <w:fldChar w:fldCharType="end"/>
            </w:r>
          </w:hyperlink>
        </w:p>
        <w:p w:rsidR="004E04BE" w:rsidRDefault="004E04BE">
          <w:pPr>
            <w:pStyle w:val="TOC1"/>
            <w:tabs>
              <w:tab w:val="right" w:leader="dot" w:pos="10790"/>
            </w:tabs>
            <w:rPr>
              <w:b w:val="0"/>
              <w:noProof/>
              <w:sz w:val="22"/>
              <w:szCs w:val="22"/>
            </w:rPr>
          </w:pPr>
          <w:hyperlink w:anchor="_Toc476150699" w:history="1">
            <w:r w:rsidRPr="00D406DE">
              <w:rPr>
                <w:rStyle w:val="Hyperlink"/>
                <w:noProof/>
              </w:rPr>
              <w:t>FreeSurfer: Quality Control Measures</w:t>
            </w:r>
            <w:r>
              <w:rPr>
                <w:noProof/>
                <w:webHidden/>
              </w:rPr>
              <w:tab/>
            </w:r>
            <w:r>
              <w:rPr>
                <w:noProof/>
                <w:webHidden/>
              </w:rPr>
              <w:fldChar w:fldCharType="begin"/>
            </w:r>
            <w:r>
              <w:rPr>
                <w:noProof/>
                <w:webHidden/>
              </w:rPr>
              <w:instrText xml:space="preserve"> PAGEREF _Toc476150699 \h </w:instrText>
            </w:r>
            <w:r>
              <w:rPr>
                <w:noProof/>
                <w:webHidden/>
              </w:rPr>
            </w:r>
            <w:r>
              <w:rPr>
                <w:noProof/>
                <w:webHidden/>
              </w:rPr>
              <w:fldChar w:fldCharType="separate"/>
            </w:r>
            <w:r>
              <w:rPr>
                <w:noProof/>
                <w:webHidden/>
              </w:rPr>
              <w:t>9</w:t>
            </w:r>
            <w:r>
              <w:rPr>
                <w:noProof/>
                <w:webHidden/>
              </w:rPr>
              <w:fldChar w:fldCharType="end"/>
            </w:r>
          </w:hyperlink>
        </w:p>
        <w:p w:rsidR="004E04BE" w:rsidRDefault="004E04BE">
          <w:pPr>
            <w:pStyle w:val="TOC2"/>
            <w:tabs>
              <w:tab w:val="right" w:leader="dot" w:pos="10790"/>
            </w:tabs>
            <w:rPr>
              <w:b w:val="0"/>
              <w:noProof/>
            </w:rPr>
          </w:pPr>
          <w:hyperlink w:anchor="_Toc476150700" w:history="1">
            <w:r w:rsidRPr="00D406DE">
              <w:rPr>
                <w:rStyle w:val="Hyperlink"/>
                <w:noProof/>
              </w:rPr>
              <w:t>Instructions for normalization of MRI Freesurfer-derived cortical volumes</w:t>
            </w:r>
            <w:r>
              <w:rPr>
                <w:noProof/>
                <w:webHidden/>
              </w:rPr>
              <w:tab/>
            </w:r>
            <w:r>
              <w:rPr>
                <w:noProof/>
                <w:webHidden/>
              </w:rPr>
              <w:fldChar w:fldCharType="begin"/>
            </w:r>
            <w:r>
              <w:rPr>
                <w:noProof/>
                <w:webHidden/>
              </w:rPr>
              <w:instrText xml:space="preserve"> PAGEREF _Toc476150700 \h </w:instrText>
            </w:r>
            <w:r>
              <w:rPr>
                <w:noProof/>
                <w:webHidden/>
              </w:rPr>
            </w:r>
            <w:r>
              <w:rPr>
                <w:noProof/>
                <w:webHidden/>
              </w:rPr>
              <w:fldChar w:fldCharType="separate"/>
            </w:r>
            <w:r>
              <w:rPr>
                <w:noProof/>
                <w:webHidden/>
              </w:rPr>
              <w:t>11</w:t>
            </w:r>
            <w:r>
              <w:rPr>
                <w:noProof/>
                <w:webHidden/>
              </w:rPr>
              <w:fldChar w:fldCharType="end"/>
            </w:r>
          </w:hyperlink>
        </w:p>
        <w:p w:rsidR="004E04BE" w:rsidRDefault="004E04BE">
          <w:pPr>
            <w:pStyle w:val="TOC2"/>
            <w:tabs>
              <w:tab w:val="right" w:leader="dot" w:pos="10790"/>
            </w:tabs>
            <w:rPr>
              <w:b w:val="0"/>
              <w:noProof/>
            </w:rPr>
          </w:pPr>
          <w:hyperlink w:anchor="_Toc476150701" w:history="1">
            <w:r w:rsidRPr="00D406DE">
              <w:rPr>
                <w:rStyle w:val="Hyperlink"/>
                <w:noProof/>
              </w:rPr>
              <w:t>FreeSurfer: Default Variables &amp; Biostatistics Correlates</w:t>
            </w:r>
            <w:r>
              <w:rPr>
                <w:noProof/>
                <w:webHidden/>
              </w:rPr>
              <w:tab/>
            </w:r>
            <w:r>
              <w:rPr>
                <w:noProof/>
                <w:webHidden/>
              </w:rPr>
              <w:fldChar w:fldCharType="begin"/>
            </w:r>
            <w:r>
              <w:rPr>
                <w:noProof/>
                <w:webHidden/>
              </w:rPr>
              <w:instrText xml:space="preserve"> PAGEREF _Toc476150701 \h </w:instrText>
            </w:r>
            <w:r>
              <w:rPr>
                <w:noProof/>
                <w:webHidden/>
              </w:rPr>
            </w:r>
            <w:r>
              <w:rPr>
                <w:noProof/>
                <w:webHidden/>
              </w:rPr>
              <w:fldChar w:fldCharType="separate"/>
            </w:r>
            <w:r>
              <w:rPr>
                <w:noProof/>
                <w:webHidden/>
              </w:rPr>
              <w:t>12</w:t>
            </w:r>
            <w:r>
              <w:rPr>
                <w:noProof/>
                <w:webHidden/>
              </w:rPr>
              <w:fldChar w:fldCharType="end"/>
            </w:r>
          </w:hyperlink>
        </w:p>
        <w:p w:rsidR="004E04BE" w:rsidRDefault="004E04BE">
          <w:pPr>
            <w:pStyle w:val="TOC1"/>
            <w:tabs>
              <w:tab w:val="right" w:leader="dot" w:pos="10790"/>
            </w:tabs>
            <w:rPr>
              <w:b w:val="0"/>
              <w:noProof/>
              <w:sz w:val="22"/>
              <w:szCs w:val="22"/>
            </w:rPr>
          </w:pPr>
          <w:hyperlink w:anchor="_Toc476150702" w:history="1">
            <w:r w:rsidRPr="00D406DE">
              <w:rPr>
                <w:rStyle w:val="Hyperlink"/>
                <w:noProof/>
              </w:rPr>
              <w:t>PET Processing Introduction</w:t>
            </w:r>
            <w:r>
              <w:rPr>
                <w:noProof/>
                <w:webHidden/>
              </w:rPr>
              <w:tab/>
            </w:r>
            <w:r>
              <w:rPr>
                <w:noProof/>
                <w:webHidden/>
              </w:rPr>
              <w:fldChar w:fldCharType="begin"/>
            </w:r>
            <w:r>
              <w:rPr>
                <w:noProof/>
                <w:webHidden/>
              </w:rPr>
              <w:instrText xml:space="preserve"> PAGEREF _Toc476150702 \h </w:instrText>
            </w:r>
            <w:r>
              <w:rPr>
                <w:noProof/>
                <w:webHidden/>
              </w:rPr>
            </w:r>
            <w:r>
              <w:rPr>
                <w:noProof/>
                <w:webHidden/>
              </w:rPr>
              <w:fldChar w:fldCharType="separate"/>
            </w:r>
            <w:r>
              <w:rPr>
                <w:noProof/>
                <w:webHidden/>
              </w:rPr>
              <w:t>16</w:t>
            </w:r>
            <w:r>
              <w:rPr>
                <w:noProof/>
                <w:webHidden/>
              </w:rPr>
              <w:fldChar w:fldCharType="end"/>
            </w:r>
          </w:hyperlink>
        </w:p>
        <w:p w:rsidR="004E04BE" w:rsidRDefault="004E04BE">
          <w:pPr>
            <w:pStyle w:val="TOC2"/>
            <w:tabs>
              <w:tab w:val="right" w:leader="dot" w:pos="10790"/>
            </w:tabs>
            <w:rPr>
              <w:b w:val="0"/>
              <w:noProof/>
            </w:rPr>
          </w:pPr>
          <w:hyperlink w:anchor="_Toc476150703" w:history="1">
            <w:r w:rsidRPr="00D406DE">
              <w:rPr>
                <w:rStyle w:val="Hyperlink"/>
                <w:noProof/>
              </w:rPr>
              <w:t>PET Processing Workflow</w:t>
            </w:r>
            <w:bookmarkStart w:id="2" w:name="_GoBack"/>
            <w:bookmarkEnd w:id="2"/>
            <w:r>
              <w:rPr>
                <w:noProof/>
                <w:webHidden/>
              </w:rPr>
              <w:tab/>
            </w:r>
            <w:r>
              <w:rPr>
                <w:noProof/>
                <w:webHidden/>
              </w:rPr>
              <w:fldChar w:fldCharType="begin"/>
            </w:r>
            <w:r>
              <w:rPr>
                <w:noProof/>
                <w:webHidden/>
              </w:rPr>
              <w:instrText xml:space="preserve"> PAGEREF _Toc476150703 \h </w:instrText>
            </w:r>
            <w:r>
              <w:rPr>
                <w:noProof/>
                <w:webHidden/>
              </w:rPr>
            </w:r>
            <w:r>
              <w:rPr>
                <w:noProof/>
                <w:webHidden/>
              </w:rPr>
              <w:fldChar w:fldCharType="separate"/>
            </w:r>
            <w:r>
              <w:rPr>
                <w:noProof/>
                <w:webHidden/>
              </w:rPr>
              <w:t>17</w:t>
            </w:r>
            <w:r>
              <w:rPr>
                <w:noProof/>
                <w:webHidden/>
              </w:rPr>
              <w:fldChar w:fldCharType="end"/>
            </w:r>
          </w:hyperlink>
        </w:p>
        <w:p w:rsidR="004E04BE" w:rsidRDefault="004E04BE">
          <w:pPr>
            <w:pStyle w:val="TOC2"/>
            <w:tabs>
              <w:tab w:val="right" w:leader="dot" w:pos="10790"/>
            </w:tabs>
            <w:rPr>
              <w:b w:val="0"/>
              <w:noProof/>
            </w:rPr>
          </w:pPr>
          <w:hyperlink w:anchor="_Toc476150704" w:history="1">
            <w:r w:rsidRPr="00D406DE">
              <w:rPr>
                <w:rStyle w:val="Hyperlink"/>
                <w:noProof/>
              </w:rPr>
              <w:t>PiB and FDG data normalization</w:t>
            </w:r>
            <w:r>
              <w:rPr>
                <w:noProof/>
                <w:webHidden/>
              </w:rPr>
              <w:tab/>
            </w:r>
            <w:r>
              <w:rPr>
                <w:noProof/>
                <w:webHidden/>
              </w:rPr>
              <w:fldChar w:fldCharType="begin"/>
            </w:r>
            <w:r>
              <w:rPr>
                <w:noProof/>
                <w:webHidden/>
              </w:rPr>
              <w:instrText xml:space="preserve"> PAGEREF _Toc476150704 \h </w:instrText>
            </w:r>
            <w:r>
              <w:rPr>
                <w:noProof/>
                <w:webHidden/>
              </w:rPr>
            </w:r>
            <w:r>
              <w:rPr>
                <w:noProof/>
                <w:webHidden/>
              </w:rPr>
              <w:fldChar w:fldCharType="separate"/>
            </w:r>
            <w:r>
              <w:rPr>
                <w:noProof/>
                <w:webHidden/>
              </w:rPr>
              <w:t>19</w:t>
            </w:r>
            <w:r>
              <w:rPr>
                <w:noProof/>
                <w:webHidden/>
              </w:rPr>
              <w:fldChar w:fldCharType="end"/>
            </w:r>
          </w:hyperlink>
        </w:p>
        <w:p w:rsidR="004E04BE" w:rsidRDefault="004E04BE">
          <w:pPr>
            <w:pStyle w:val="TOC1"/>
            <w:tabs>
              <w:tab w:val="right" w:leader="dot" w:pos="10790"/>
            </w:tabs>
            <w:rPr>
              <w:b w:val="0"/>
              <w:noProof/>
              <w:sz w:val="22"/>
              <w:szCs w:val="22"/>
            </w:rPr>
          </w:pPr>
          <w:hyperlink w:anchor="_Toc476150705" w:history="1">
            <w:r w:rsidRPr="00D406DE">
              <w:rPr>
                <w:rStyle w:val="Hyperlink"/>
                <w:noProof/>
              </w:rPr>
              <w:t>Mean Cortical PiB SUVR</w:t>
            </w:r>
            <w:r>
              <w:rPr>
                <w:noProof/>
                <w:webHidden/>
              </w:rPr>
              <w:tab/>
            </w:r>
            <w:r>
              <w:rPr>
                <w:noProof/>
                <w:webHidden/>
              </w:rPr>
              <w:fldChar w:fldCharType="begin"/>
            </w:r>
            <w:r>
              <w:rPr>
                <w:noProof/>
                <w:webHidden/>
              </w:rPr>
              <w:instrText xml:space="preserve"> PAGEREF _Toc476150705 \h </w:instrText>
            </w:r>
            <w:r>
              <w:rPr>
                <w:noProof/>
                <w:webHidden/>
              </w:rPr>
            </w:r>
            <w:r>
              <w:rPr>
                <w:noProof/>
                <w:webHidden/>
              </w:rPr>
              <w:fldChar w:fldCharType="separate"/>
            </w:r>
            <w:r>
              <w:rPr>
                <w:noProof/>
                <w:webHidden/>
              </w:rPr>
              <w:t>19</w:t>
            </w:r>
            <w:r>
              <w:rPr>
                <w:noProof/>
                <w:webHidden/>
              </w:rPr>
              <w:fldChar w:fldCharType="end"/>
            </w:r>
          </w:hyperlink>
        </w:p>
        <w:p w:rsidR="004E04BE" w:rsidRDefault="004E04BE">
          <w:pPr>
            <w:pStyle w:val="TOC1"/>
            <w:tabs>
              <w:tab w:val="right" w:leader="dot" w:pos="10790"/>
            </w:tabs>
            <w:rPr>
              <w:b w:val="0"/>
              <w:noProof/>
              <w:sz w:val="22"/>
              <w:szCs w:val="22"/>
            </w:rPr>
          </w:pPr>
          <w:hyperlink w:anchor="_Toc476150706" w:history="1">
            <w:r w:rsidRPr="00D406DE">
              <w:rPr>
                <w:rStyle w:val="Hyperlink"/>
                <w:noProof/>
              </w:rPr>
              <w:t>PET Variable Nomenclature</w:t>
            </w:r>
            <w:r>
              <w:rPr>
                <w:noProof/>
                <w:webHidden/>
              </w:rPr>
              <w:tab/>
            </w:r>
            <w:r>
              <w:rPr>
                <w:noProof/>
                <w:webHidden/>
              </w:rPr>
              <w:fldChar w:fldCharType="begin"/>
            </w:r>
            <w:r>
              <w:rPr>
                <w:noProof/>
                <w:webHidden/>
              </w:rPr>
              <w:instrText xml:space="preserve"> PAGEREF _Toc476150706 \h </w:instrText>
            </w:r>
            <w:r>
              <w:rPr>
                <w:noProof/>
                <w:webHidden/>
              </w:rPr>
            </w:r>
            <w:r>
              <w:rPr>
                <w:noProof/>
                <w:webHidden/>
              </w:rPr>
              <w:fldChar w:fldCharType="separate"/>
            </w:r>
            <w:r>
              <w:rPr>
                <w:noProof/>
                <w:webHidden/>
              </w:rPr>
              <w:t>20</w:t>
            </w:r>
            <w:r>
              <w:rPr>
                <w:noProof/>
                <w:webHidden/>
              </w:rPr>
              <w:fldChar w:fldCharType="end"/>
            </w:r>
          </w:hyperlink>
        </w:p>
        <w:p w:rsidR="004E04BE" w:rsidRDefault="004E04BE">
          <w:pPr>
            <w:pStyle w:val="TOC1"/>
            <w:tabs>
              <w:tab w:val="right" w:leader="dot" w:pos="10790"/>
            </w:tabs>
            <w:rPr>
              <w:b w:val="0"/>
              <w:noProof/>
              <w:sz w:val="22"/>
              <w:szCs w:val="22"/>
            </w:rPr>
          </w:pPr>
          <w:hyperlink w:anchor="_Toc476150707" w:history="1">
            <w:r w:rsidRPr="00D406DE">
              <w:rPr>
                <w:rStyle w:val="Hyperlink"/>
                <w:noProof/>
              </w:rPr>
              <w:t>PET Processing Variables &amp; Biostatistics Correlates</w:t>
            </w:r>
            <w:r>
              <w:rPr>
                <w:noProof/>
                <w:webHidden/>
              </w:rPr>
              <w:tab/>
            </w:r>
            <w:r>
              <w:rPr>
                <w:noProof/>
                <w:webHidden/>
              </w:rPr>
              <w:fldChar w:fldCharType="begin"/>
            </w:r>
            <w:r>
              <w:rPr>
                <w:noProof/>
                <w:webHidden/>
              </w:rPr>
              <w:instrText xml:space="preserve"> PAGEREF _Toc476150707 \h </w:instrText>
            </w:r>
            <w:r>
              <w:rPr>
                <w:noProof/>
                <w:webHidden/>
              </w:rPr>
            </w:r>
            <w:r>
              <w:rPr>
                <w:noProof/>
                <w:webHidden/>
              </w:rPr>
              <w:fldChar w:fldCharType="separate"/>
            </w:r>
            <w:r>
              <w:rPr>
                <w:noProof/>
                <w:webHidden/>
              </w:rPr>
              <w:t>21</w:t>
            </w:r>
            <w:r>
              <w:rPr>
                <w:noProof/>
                <w:webHidden/>
              </w:rPr>
              <w:fldChar w:fldCharType="end"/>
            </w:r>
          </w:hyperlink>
        </w:p>
        <w:p w:rsidR="004E04BE" w:rsidRDefault="004E04BE">
          <w:pPr>
            <w:pStyle w:val="TOC1"/>
            <w:tabs>
              <w:tab w:val="right" w:leader="dot" w:pos="10790"/>
            </w:tabs>
            <w:rPr>
              <w:b w:val="0"/>
              <w:noProof/>
              <w:sz w:val="22"/>
              <w:szCs w:val="22"/>
            </w:rPr>
          </w:pPr>
          <w:hyperlink w:anchor="_Toc476150708" w:history="1">
            <w:r w:rsidRPr="00D406DE">
              <w:rPr>
                <w:rStyle w:val="Hyperlink"/>
                <w:noProof/>
              </w:rPr>
              <w:t>Manual Region PET Processing Biostatistics Variables</w:t>
            </w:r>
            <w:r>
              <w:rPr>
                <w:noProof/>
                <w:webHidden/>
              </w:rPr>
              <w:tab/>
            </w:r>
            <w:r>
              <w:rPr>
                <w:noProof/>
                <w:webHidden/>
              </w:rPr>
              <w:fldChar w:fldCharType="begin"/>
            </w:r>
            <w:r>
              <w:rPr>
                <w:noProof/>
                <w:webHidden/>
              </w:rPr>
              <w:instrText xml:space="preserve"> PAGEREF _Toc476150708 \h </w:instrText>
            </w:r>
            <w:r>
              <w:rPr>
                <w:noProof/>
                <w:webHidden/>
              </w:rPr>
            </w:r>
            <w:r>
              <w:rPr>
                <w:noProof/>
                <w:webHidden/>
              </w:rPr>
              <w:fldChar w:fldCharType="separate"/>
            </w:r>
            <w:r>
              <w:rPr>
                <w:noProof/>
                <w:webHidden/>
              </w:rPr>
              <w:t>26</w:t>
            </w:r>
            <w:r>
              <w:rPr>
                <w:noProof/>
                <w:webHidden/>
              </w:rPr>
              <w:fldChar w:fldCharType="end"/>
            </w:r>
          </w:hyperlink>
        </w:p>
        <w:p w:rsidR="004E04BE" w:rsidRDefault="004E04BE">
          <w:pPr>
            <w:pStyle w:val="TOC1"/>
            <w:tabs>
              <w:tab w:val="right" w:leader="dot" w:pos="10790"/>
            </w:tabs>
            <w:rPr>
              <w:b w:val="0"/>
              <w:noProof/>
              <w:sz w:val="22"/>
              <w:szCs w:val="22"/>
            </w:rPr>
          </w:pPr>
          <w:hyperlink w:anchor="_Toc476150709" w:history="1">
            <w:r w:rsidRPr="00D406DE">
              <w:rPr>
                <w:rStyle w:val="Hyperlink"/>
                <w:rFonts w:eastAsia="Times New Roman"/>
                <w:noProof/>
              </w:rPr>
              <w:t>For ANNE</w:t>
            </w:r>
            <w:r>
              <w:rPr>
                <w:noProof/>
                <w:webHidden/>
              </w:rPr>
              <w:tab/>
            </w:r>
            <w:r>
              <w:rPr>
                <w:noProof/>
                <w:webHidden/>
              </w:rPr>
              <w:fldChar w:fldCharType="begin"/>
            </w:r>
            <w:r>
              <w:rPr>
                <w:noProof/>
                <w:webHidden/>
              </w:rPr>
              <w:instrText xml:space="preserve"> PAGEREF _Toc476150709 \h </w:instrText>
            </w:r>
            <w:r>
              <w:rPr>
                <w:noProof/>
                <w:webHidden/>
              </w:rPr>
            </w:r>
            <w:r>
              <w:rPr>
                <w:noProof/>
                <w:webHidden/>
              </w:rPr>
              <w:fldChar w:fldCharType="separate"/>
            </w:r>
            <w:r>
              <w:rPr>
                <w:noProof/>
                <w:webHidden/>
              </w:rPr>
              <w:t>26</w:t>
            </w:r>
            <w:r>
              <w:rPr>
                <w:noProof/>
                <w:webHidden/>
              </w:rPr>
              <w:fldChar w:fldCharType="end"/>
            </w:r>
          </w:hyperlink>
        </w:p>
        <w:p w:rsidR="004E04BE" w:rsidRDefault="004E04BE">
          <w:pPr>
            <w:pStyle w:val="TOC2"/>
            <w:tabs>
              <w:tab w:val="right" w:leader="dot" w:pos="10790"/>
            </w:tabs>
            <w:rPr>
              <w:b w:val="0"/>
              <w:noProof/>
            </w:rPr>
          </w:pPr>
          <w:hyperlink w:anchor="_Toc476150710" w:history="1">
            <w:r w:rsidRPr="00D406DE">
              <w:rPr>
                <w:rStyle w:val="Hyperlink"/>
                <w:noProof/>
              </w:rPr>
              <w:t>SUVR and Binding Potential Cutoff Values</w:t>
            </w:r>
            <w:r>
              <w:rPr>
                <w:noProof/>
                <w:webHidden/>
              </w:rPr>
              <w:tab/>
            </w:r>
            <w:r>
              <w:rPr>
                <w:noProof/>
                <w:webHidden/>
              </w:rPr>
              <w:fldChar w:fldCharType="begin"/>
            </w:r>
            <w:r>
              <w:rPr>
                <w:noProof/>
                <w:webHidden/>
              </w:rPr>
              <w:instrText xml:space="preserve"> PAGEREF _Toc476150710 \h </w:instrText>
            </w:r>
            <w:r>
              <w:rPr>
                <w:noProof/>
                <w:webHidden/>
              </w:rPr>
            </w:r>
            <w:r>
              <w:rPr>
                <w:noProof/>
                <w:webHidden/>
              </w:rPr>
              <w:fldChar w:fldCharType="separate"/>
            </w:r>
            <w:r>
              <w:rPr>
                <w:noProof/>
                <w:webHidden/>
              </w:rPr>
              <w:t>26</w:t>
            </w:r>
            <w:r>
              <w:rPr>
                <w:noProof/>
                <w:webHidden/>
              </w:rPr>
              <w:fldChar w:fldCharType="end"/>
            </w:r>
          </w:hyperlink>
        </w:p>
        <w:p w:rsidR="004E04BE" w:rsidRDefault="004E04BE">
          <w:pPr>
            <w:pStyle w:val="TOC1"/>
            <w:tabs>
              <w:tab w:val="right" w:leader="dot" w:pos="10790"/>
            </w:tabs>
            <w:rPr>
              <w:b w:val="0"/>
              <w:noProof/>
              <w:sz w:val="22"/>
              <w:szCs w:val="22"/>
            </w:rPr>
          </w:pPr>
          <w:hyperlink w:anchor="_Toc476150711" w:history="1">
            <w:r w:rsidRPr="00D406DE">
              <w:rPr>
                <w:rStyle w:val="Hyperlink"/>
                <w:noProof/>
              </w:rPr>
              <w:t>Processing References</w:t>
            </w:r>
            <w:r>
              <w:rPr>
                <w:noProof/>
                <w:webHidden/>
              </w:rPr>
              <w:tab/>
            </w:r>
            <w:r>
              <w:rPr>
                <w:noProof/>
                <w:webHidden/>
              </w:rPr>
              <w:fldChar w:fldCharType="begin"/>
            </w:r>
            <w:r>
              <w:rPr>
                <w:noProof/>
                <w:webHidden/>
              </w:rPr>
              <w:instrText xml:space="preserve"> PAGEREF _Toc476150711 \h </w:instrText>
            </w:r>
            <w:r>
              <w:rPr>
                <w:noProof/>
                <w:webHidden/>
              </w:rPr>
            </w:r>
            <w:r>
              <w:rPr>
                <w:noProof/>
                <w:webHidden/>
              </w:rPr>
              <w:fldChar w:fldCharType="separate"/>
            </w:r>
            <w:r>
              <w:rPr>
                <w:noProof/>
                <w:webHidden/>
              </w:rPr>
              <w:t>27</w:t>
            </w:r>
            <w:r>
              <w:rPr>
                <w:noProof/>
                <w:webHidden/>
              </w:rPr>
              <w:fldChar w:fldCharType="end"/>
            </w:r>
          </w:hyperlink>
        </w:p>
        <w:p w:rsidR="00AC7049" w:rsidRDefault="00D14FA9" w:rsidP="00AC7049">
          <w:pPr>
            <w:pStyle w:val="Heading1"/>
          </w:pPr>
          <w:r w:rsidRPr="004E5018">
            <w:rPr>
              <w:b w:val="0"/>
            </w:rPr>
            <w:fldChar w:fldCharType="end"/>
          </w:r>
        </w:p>
      </w:sdtContent>
    </w:sdt>
    <w:p w:rsidR="004A0557" w:rsidRDefault="004A0557">
      <w:pPr>
        <w:rPr>
          <w:rFonts w:cs="Arial"/>
          <w:b/>
          <w:sz w:val="22"/>
          <w:szCs w:val="22"/>
          <w:u w:val="single"/>
        </w:rPr>
      </w:pPr>
      <w:r>
        <w:br w:type="page"/>
      </w:r>
    </w:p>
    <w:p w:rsidR="00E338DD" w:rsidRPr="007312CD" w:rsidRDefault="00EE47CE" w:rsidP="00AC7049">
      <w:pPr>
        <w:pStyle w:val="Heading1"/>
      </w:pPr>
      <w:bookmarkStart w:id="3" w:name="_Toc476150687"/>
      <w:r>
        <w:t>Introduction and</w:t>
      </w:r>
      <w:r w:rsidR="005647E6" w:rsidRPr="007312CD">
        <w:t xml:space="preserve"> Contact Information</w:t>
      </w:r>
      <w:bookmarkEnd w:id="3"/>
    </w:p>
    <w:p w:rsidR="00FC065D" w:rsidRDefault="00FC065D" w:rsidP="005902FC">
      <w:pPr>
        <w:rPr>
          <w:rFonts w:cs="Arial"/>
          <w:sz w:val="22"/>
          <w:szCs w:val="22"/>
        </w:rPr>
      </w:pPr>
    </w:p>
    <w:p w:rsidR="002C0C82" w:rsidRPr="007312CD" w:rsidRDefault="00FC065D" w:rsidP="002C0C82">
      <w:pPr>
        <w:rPr>
          <w:rFonts w:cs="Arial"/>
          <w:sz w:val="22"/>
          <w:szCs w:val="22"/>
        </w:rPr>
      </w:pPr>
      <w:r>
        <w:rPr>
          <w:rFonts w:cs="Arial"/>
          <w:sz w:val="22"/>
          <w:szCs w:val="22"/>
        </w:rPr>
        <w:t>The Dominantly Inherited Alzheimer’s Network (DIAN) Imaging Core</w:t>
      </w:r>
      <w:r w:rsidR="002C0C82">
        <w:rPr>
          <w:rFonts w:cs="Arial"/>
          <w:sz w:val="22"/>
          <w:szCs w:val="22"/>
        </w:rPr>
        <w:t xml:space="preserve"> works alongside the Administration Core and Clinical Core and ha</w:t>
      </w:r>
      <w:r>
        <w:rPr>
          <w:rFonts w:cs="Arial"/>
          <w:sz w:val="22"/>
          <w:szCs w:val="22"/>
        </w:rPr>
        <w:t xml:space="preserve">s </w:t>
      </w:r>
      <w:r w:rsidR="002C0C82">
        <w:rPr>
          <w:rFonts w:cs="Arial"/>
          <w:sz w:val="22"/>
          <w:szCs w:val="22"/>
        </w:rPr>
        <w:t xml:space="preserve">a </w:t>
      </w:r>
      <w:r>
        <w:rPr>
          <w:rFonts w:cs="Arial"/>
          <w:sz w:val="22"/>
          <w:szCs w:val="22"/>
        </w:rPr>
        <w:t xml:space="preserve">primary role </w:t>
      </w:r>
      <w:r w:rsidR="002C0C82">
        <w:rPr>
          <w:rFonts w:cs="Arial"/>
          <w:sz w:val="22"/>
          <w:szCs w:val="22"/>
        </w:rPr>
        <w:t>of</w:t>
      </w:r>
      <w:r>
        <w:rPr>
          <w:rFonts w:cs="Arial"/>
          <w:sz w:val="22"/>
          <w:szCs w:val="22"/>
        </w:rPr>
        <w:t xml:space="preserve"> acquisition and processing</w:t>
      </w:r>
      <w:r w:rsidR="002C0C82">
        <w:rPr>
          <w:rFonts w:cs="Arial"/>
          <w:sz w:val="22"/>
          <w:szCs w:val="22"/>
        </w:rPr>
        <w:t xml:space="preserve"> of imaging data.  </w:t>
      </w:r>
      <w:r w:rsidR="002C0C82" w:rsidRPr="007B05C0">
        <w:rPr>
          <w:rFonts w:ascii="Arial" w:hAnsi="Arial" w:cs="Arial"/>
          <w:sz w:val="22"/>
          <w:szCs w:val="22"/>
        </w:rPr>
        <w:t xml:space="preserve">This Data Dictionary serves as a reference manual for researchers requesting or using imaging data generated by </w:t>
      </w:r>
      <w:r w:rsidR="002C0C82">
        <w:rPr>
          <w:rFonts w:ascii="Arial" w:hAnsi="Arial" w:cs="Arial"/>
          <w:sz w:val="22"/>
          <w:szCs w:val="22"/>
        </w:rPr>
        <w:t>the Imaging Core</w:t>
      </w:r>
      <w:r w:rsidR="002C0C82" w:rsidRPr="007B05C0">
        <w:rPr>
          <w:rFonts w:ascii="Arial" w:hAnsi="Arial" w:cs="Arial"/>
          <w:sz w:val="22"/>
          <w:szCs w:val="22"/>
        </w:rPr>
        <w:t>.</w:t>
      </w:r>
    </w:p>
    <w:p w:rsidR="002C0C82" w:rsidRPr="007312CD" w:rsidRDefault="002C0C82" w:rsidP="002C0C82">
      <w:pPr>
        <w:rPr>
          <w:rFonts w:cs="Arial"/>
          <w:sz w:val="22"/>
          <w:szCs w:val="22"/>
        </w:rPr>
      </w:pPr>
    </w:p>
    <w:p w:rsidR="001D0E36" w:rsidRPr="007312CD" w:rsidRDefault="00782CBB" w:rsidP="005902FC">
      <w:pPr>
        <w:rPr>
          <w:rFonts w:cs="Arial"/>
          <w:sz w:val="22"/>
          <w:szCs w:val="22"/>
        </w:rPr>
      </w:pPr>
      <w:r w:rsidRPr="007312CD">
        <w:rPr>
          <w:rFonts w:cs="Arial"/>
          <w:sz w:val="22"/>
          <w:szCs w:val="22"/>
        </w:rPr>
        <w:t xml:space="preserve">Data </w:t>
      </w:r>
      <w:r w:rsidR="00323DAC">
        <w:rPr>
          <w:rFonts w:cs="Arial"/>
          <w:sz w:val="22"/>
          <w:szCs w:val="22"/>
        </w:rPr>
        <w:t>are</w:t>
      </w:r>
      <w:r w:rsidR="00C27BBF" w:rsidRPr="007312CD">
        <w:rPr>
          <w:rFonts w:cs="Arial"/>
          <w:sz w:val="22"/>
          <w:szCs w:val="22"/>
        </w:rPr>
        <w:t xml:space="preserve"> available for access in several permutations:</w:t>
      </w:r>
    </w:p>
    <w:p w:rsidR="00782CBB" w:rsidRPr="007312CD" w:rsidRDefault="00782CBB" w:rsidP="00782CBB">
      <w:pPr>
        <w:numPr>
          <w:ilvl w:val="0"/>
          <w:numId w:val="3"/>
        </w:numPr>
        <w:rPr>
          <w:rFonts w:cs="Arial"/>
          <w:sz w:val="22"/>
          <w:szCs w:val="22"/>
        </w:rPr>
      </w:pPr>
      <w:r w:rsidRPr="007312CD">
        <w:rPr>
          <w:rFonts w:cs="Arial"/>
          <w:sz w:val="22"/>
          <w:szCs w:val="22"/>
        </w:rPr>
        <w:t>Derived variables in spreadsheets (SAS or Excel)</w:t>
      </w:r>
    </w:p>
    <w:p w:rsidR="00782CBB" w:rsidRPr="007312CD" w:rsidRDefault="00782CBB" w:rsidP="00782CBB">
      <w:pPr>
        <w:numPr>
          <w:ilvl w:val="0"/>
          <w:numId w:val="3"/>
        </w:numPr>
        <w:rPr>
          <w:rFonts w:cs="Arial"/>
          <w:sz w:val="22"/>
          <w:szCs w:val="22"/>
        </w:rPr>
      </w:pPr>
      <w:r w:rsidRPr="007312CD">
        <w:rPr>
          <w:rFonts w:cs="Arial"/>
          <w:sz w:val="22"/>
          <w:szCs w:val="22"/>
        </w:rPr>
        <w:t>Source (DICOM) and derived data via web download from the</w:t>
      </w:r>
    </w:p>
    <w:p w:rsidR="00782CBB" w:rsidRPr="007312CD" w:rsidRDefault="00782CBB" w:rsidP="00782CBB">
      <w:pPr>
        <w:numPr>
          <w:ilvl w:val="1"/>
          <w:numId w:val="3"/>
        </w:numPr>
        <w:rPr>
          <w:rFonts w:cs="Arial"/>
          <w:sz w:val="22"/>
          <w:szCs w:val="22"/>
        </w:rPr>
      </w:pPr>
      <w:r w:rsidRPr="007312CD">
        <w:rPr>
          <w:rFonts w:cs="Arial"/>
          <w:sz w:val="22"/>
          <w:szCs w:val="22"/>
        </w:rPr>
        <w:t>Central Neuroimaging Data Archive</w:t>
      </w:r>
      <w:r w:rsidR="00B95015" w:rsidRPr="007312CD">
        <w:rPr>
          <w:rFonts w:cs="Arial"/>
          <w:sz w:val="22"/>
          <w:szCs w:val="22"/>
        </w:rPr>
        <w:t xml:space="preserve"> (CNDA) </w:t>
      </w:r>
      <w:r w:rsidRPr="007312CD">
        <w:rPr>
          <w:rFonts w:cs="Arial"/>
          <w:sz w:val="22"/>
          <w:szCs w:val="22"/>
        </w:rPr>
        <w:t xml:space="preserve"> </w:t>
      </w:r>
      <w:hyperlink r:id="rId9" w:history="1">
        <w:r w:rsidRPr="007312CD">
          <w:rPr>
            <w:rFonts w:cs="Arial"/>
            <w:sz w:val="22"/>
            <w:szCs w:val="22"/>
          </w:rPr>
          <w:t>cnda.wustl.edu</w:t>
        </w:r>
      </w:hyperlink>
    </w:p>
    <w:p w:rsidR="00782CBB" w:rsidRPr="007312CD" w:rsidRDefault="00782CBB" w:rsidP="00782CBB">
      <w:pPr>
        <w:numPr>
          <w:ilvl w:val="1"/>
          <w:numId w:val="3"/>
        </w:numPr>
        <w:rPr>
          <w:rFonts w:cs="Arial"/>
          <w:sz w:val="22"/>
          <w:szCs w:val="22"/>
        </w:rPr>
      </w:pPr>
      <w:r w:rsidRPr="007312CD">
        <w:rPr>
          <w:rFonts w:cs="Arial"/>
          <w:sz w:val="22"/>
          <w:szCs w:val="22"/>
        </w:rPr>
        <w:t>Open Access Series of Imaging Studies</w:t>
      </w:r>
      <w:r w:rsidR="00B95015" w:rsidRPr="007312CD">
        <w:rPr>
          <w:rFonts w:cs="Arial"/>
          <w:sz w:val="22"/>
          <w:szCs w:val="22"/>
        </w:rPr>
        <w:t>(OASIS)</w:t>
      </w:r>
      <w:r w:rsidRPr="007312CD">
        <w:rPr>
          <w:rFonts w:cs="Arial"/>
          <w:sz w:val="22"/>
          <w:szCs w:val="22"/>
        </w:rPr>
        <w:t xml:space="preserve"> </w:t>
      </w:r>
      <w:hyperlink r:id="rId10" w:history="1">
        <w:r w:rsidRPr="007312CD">
          <w:rPr>
            <w:rFonts w:cs="Arial"/>
            <w:sz w:val="22"/>
            <w:szCs w:val="22"/>
          </w:rPr>
          <w:t>www.oasis-brains.org</w:t>
        </w:r>
      </w:hyperlink>
    </w:p>
    <w:p w:rsidR="00C27BBF" w:rsidRPr="007312CD" w:rsidRDefault="00C27BBF" w:rsidP="00C27BBF">
      <w:pPr>
        <w:numPr>
          <w:ilvl w:val="0"/>
          <w:numId w:val="3"/>
        </w:numPr>
        <w:rPr>
          <w:rFonts w:cs="Arial"/>
          <w:sz w:val="22"/>
          <w:szCs w:val="22"/>
        </w:rPr>
      </w:pPr>
      <w:r w:rsidRPr="007312CD">
        <w:rPr>
          <w:rFonts w:cs="Arial"/>
          <w:sz w:val="22"/>
          <w:szCs w:val="22"/>
        </w:rPr>
        <w:t>ClinPortal synchronization project (in progress, contact Biostats core for further details)</w:t>
      </w:r>
    </w:p>
    <w:p w:rsidR="005E0756" w:rsidRPr="007312CD" w:rsidRDefault="005E0756" w:rsidP="005902FC">
      <w:pPr>
        <w:rPr>
          <w:rFonts w:cs="Arial"/>
          <w:sz w:val="22"/>
          <w:szCs w:val="22"/>
        </w:rPr>
      </w:pPr>
    </w:p>
    <w:p w:rsidR="005E0756" w:rsidRPr="007312CD" w:rsidRDefault="005E0756" w:rsidP="005902FC">
      <w:pPr>
        <w:rPr>
          <w:rFonts w:cs="Arial"/>
          <w:sz w:val="22"/>
          <w:szCs w:val="22"/>
        </w:rPr>
      </w:pPr>
      <w:r w:rsidRPr="007312CD">
        <w:rPr>
          <w:rFonts w:cs="Arial"/>
          <w:sz w:val="22"/>
          <w:szCs w:val="22"/>
        </w:rPr>
        <w:t xml:space="preserve">Further resources, including updated copies of this Data Dictionary, are </w:t>
      </w:r>
      <w:r w:rsidR="001D0E36" w:rsidRPr="007312CD">
        <w:rPr>
          <w:rFonts w:cs="Arial"/>
          <w:sz w:val="22"/>
          <w:szCs w:val="22"/>
        </w:rPr>
        <w:t>available online at our wiki si</w:t>
      </w:r>
      <w:r w:rsidRPr="007312CD">
        <w:rPr>
          <w:rFonts w:cs="Arial"/>
          <w:sz w:val="22"/>
          <w:szCs w:val="22"/>
        </w:rPr>
        <w:t>te:</w:t>
      </w:r>
    </w:p>
    <w:p w:rsidR="005E0756" w:rsidRPr="007312CD" w:rsidRDefault="00B968D0" w:rsidP="005902FC">
      <w:pPr>
        <w:rPr>
          <w:rFonts w:cs="Arial"/>
          <w:sz w:val="22"/>
          <w:szCs w:val="22"/>
        </w:rPr>
      </w:pPr>
      <w:hyperlink r:id="rId11" w:history="1">
        <w:r w:rsidR="001D0E36" w:rsidRPr="007312CD">
          <w:rPr>
            <w:rFonts w:cs="Arial"/>
            <w:sz w:val="22"/>
            <w:szCs w:val="22"/>
          </w:rPr>
          <w:t>http://kairmir.wikispaces.com/</w:t>
        </w:r>
      </w:hyperlink>
    </w:p>
    <w:p w:rsidR="000A01CB" w:rsidRPr="007312CD" w:rsidRDefault="000A01CB" w:rsidP="005902FC">
      <w:pPr>
        <w:rPr>
          <w:rFonts w:cs="Arial"/>
          <w:b/>
          <w:sz w:val="22"/>
          <w:szCs w:val="22"/>
        </w:rPr>
      </w:pPr>
    </w:p>
    <w:p w:rsidR="001D0E36" w:rsidRPr="007312CD" w:rsidRDefault="001D0E36" w:rsidP="005902FC">
      <w:pPr>
        <w:rPr>
          <w:rFonts w:cs="Arial"/>
          <w:b/>
          <w:sz w:val="22"/>
          <w:szCs w:val="22"/>
        </w:rPr>
      </w:pPr>
    </w:p>
    <w:p w:rsidR="005647E6" w:rsidRPr="007312CD" w:rsidRDefault="005647E6" w:rsidP="005647E6">
      <w:pPr>
        <w:rPr>
          <w:rFonts w:cs="Arial"/>
          <w:sz w:val="22"/>
          <w:szCs w:val="22"/>
        </w:rPr>
      </w:pPr>
    </w:p>
    <w:p w:rsidR="005647E6" w:rsidRPr="007312CD" w:rsidRDefault="008D6D46" w:rsidP="005647E6">
      <w:pPr>
        <w:rPr>
          <w:rFonts w:cs="Arial"/>
          <w:b/>
          <w:sz w:val="22"/>
          <w:szCs w:val="22"/>
          <w:u w:val="single"/>
        </w:rPr>
      </w:pPr>
      <w:r w:rsidRPr="007312CD">
        <w:rPr>
          <w:rFonts w:cs="Arial"/>
          <w:b/>
          <w:sz w:val="22"/>
          <w:szCs w:val="22"/>
          <w:u w:val="single"/>
        </w:rPr>
        <w:t>Imaging</w:t>
      </w:r>
      <w:r w:rsidR="001A628E" w:rsidRPr="007312CD">
        <w:rPr>
          <w:rFonts w:cs="Arial"/>
          <w:b/>
          <w:sz w:val="22"/>
          <w:szCs w:val="22"/>
          <w:u w:val="single"/>
        </w:rPr>
        <w:t xml:space="preserve"> </w:t>
      </w:r>
      <w:r w:rsidR="005647E6" w:rsidRPr="007312CD">
        <w:rPr>
          <w:rFonts w:cs="Arial"/>
          <w:b/>
          <w:sz w:val="22"/>
          <w:szCs w:val="22"/>
          <w:u w:val="single"/>
        </w:rPr>
        <w:t>Core Director:</w:t>
      </w:r>
    </w:p>
    <w:p w:rsidR="005647E6" w:rsidRPr="007312CD" w:rsidRDefault="005647E6" w:rsidP="005647E6">
      <w:pPr>
        <w:rPr>
          <w:rFonts w:cs="Arial"/>
          <w:sz w:val="22"/>
          <w:szCs w:val="22"/>
        </w:rPr>
      </w:pPr>
      <w:r w:rsidRPr="007312CD">
        <w:rPr>
          <w:rFonts w:cs="Arial"/>
          <w:sz w:val="22"/>
          <w:szCs w:val="22"/>
        </w:rPr>
        <w:t>Tammie Benzinger, MD, PhD</w:t>
      </w:r>
    </w:p>
    <w:p w:rsidR="005647E6" w:rsidRPr="007312CD" w:rsidRDefault="00B968D0" w:rsidP="005647E6">
      <w:pPr>
        <w:rPr>
          <w:rFonts w:cs="Arial"/>
          <w:sz w:val="22"/>
          <w:szCs w:val="22"/>
        </w:rPr>
      </w:pPr>
      <w:hyperlink r:id="rId12" w:history="1">
        <w:r w:rsidR="005647E6" w:rsidRPr="007312CD">
          <w:rPr>
            <w:rFonts w:cs="Arial"/>
            <w:sz w:val="22"/>
            <w:szCs w:val="22"/>
          </w:rPr>
          <w:t>benzingert@wustl.edu</w:t>
        </w:r>
      </w:hyperlink>
    </w:p>
    <w:p w:rsidR="001057BF" w:rsidRDefault="001057BF" w:rsidP="00E47DD9">
      <w:pPr>
        <w:rPr>
          <w:rFonts w:cs="Arial"/>
          <w:b/>
          <w:sz w:val="22"/>
          <w:szCs w:val="22"/>
        </w:rPr>
      </w:pPr>
    </w:p>
    <w:p w:rsidR="008D6D46" w:rsidRPr="007312CD" w:rsidRDefault="008D6D46" w:rsidP="00E47DD9">
      <w:pPr>
        <w:rPr>
          <w:rFonts w:cs="Arial"/>
          <w:b/>
          <w:sz w:val="22"/>
          <w:szCs w:val="22"/>
        </w:rPr>
      </w:pPr>
    </w:p>
    <w:p w:rsidR="00782CBB" w:rsidRPr="007312CD" w:rsidRDefault="00782CBB" w:rsidP="00E47DD9">
      <w:pPr>
        <w:rPr>
          <w:rFonts w:cs="Arial"/>
          <w:b/>
          <w:sz w:val="22"/>
          <w:szCs w:val="22"/>
        </w:rPr>
      </w:pPr>
    </w:p>
    <w:p w:rsidR="00E47DD9" w:rsidRPr="007312CD" w:rsidRDefault="00613327" w:rsidP="00E47DD9">
      <w:pPr>
        <w:rPr>
          <w:rFonts w:cs="Arial"/>
          <w:sz w:val="22"/>
          <w:szCs w:val="22"/>
        </w:rPr>
      </w:pPr>
      <w:r w:rsidRPr="007312CD">
        <w:rPr>
          <w:rFonts w:cs="Arial"/>
          <w:b/>
          <w:sz w:val="22"/>
          <w:szCs w:val="22"/>
        </w:rPr>
        <w:t>Regulatory Manager:</w:t>
      </w:r>
      <w:r w:rsidR="00E47DD9" w:rsidRPr="007312CD">
        <w:rPr>
          <w:rFonts w:cs="Arial"/>
          <w:sz w:val="22"/>
          <w:szCs w:val="22"/>
        </w:rPr>
        <w:tab/>
      </w:r>
      <w:r w:rsidR="00E47DD9" w:rsidRPr="007312CD">
        <w:rPr>
          <w:rFonts w:cs="Arial"/>
          <w:sz w:val="22"/>
          <w:szCs w:val="22"/>
        </w:rPr>
        <w:tab/>
      </w:r>
      <w:r w:rsidR="00E47DD9" w:rsidRPr="007312CD">
        <w:rPr>
          <w:rFonts w:cs="Arial"/>
          <w:sz w:val="22"/>
          <w:szCs w:val="22"/>
        </w:rPr>
        <w:tab/>
      </w:r>
      <w:r w:rsidR="008D6D46" w:rsidRPr="007312CD">
        <w:rPr>
          <w:rFonts w:cs="Arial"/>
          <w:b/>
          <w:sz w:val="22"/>
          <w:szCs w:val="22"/>
        </w:rPr>
        <w:t>Imaging Core Project Manager</w:t>
      </w:r>
      <w:r w:rsidR="00E47DD9" w:rsidRPr="007312CD">
        <w:rPr>
          <w:rFonts w:cs="Arial"/>
          <w:b/>
          <w:sz w:val="22"/>
          <w:szCs w:val="22"/>
        </w:rPr>
        <w:t>:</w:t>
      </w:r>
    </w:p>
    <w:p w:rsidR="00E47DD9" w:rsidRPr="007312CD" w:rsidRDefault="00613327" w:rsidP="00E47DD9">
      <w:pPr>
        <w:rPr>
          <w:rFonts w:cs="Arial"/>
          <w:sz w:val="22"/>
          <w:szCs w:val="22"/>
        </w:rPr>
      </w:pPr>
      <w:r w:rsidRPr="007312CD">
        <w:rPr>
          <w:rFonts w:cs="Arial"/>
          <w:sz w:val="22"/>
          <w:szCs w:val="22"/>
        </w:rPr>
        <w:t>Trish Stevenson</w:t>
      </w:r>
      <w:r w:rsidR="00E47DD9" w:rsidRPr="007312CD">
        <w:rPr>
          <w:rFonts w:cs="Arial"/>
          <w:sz w:val="22"/>
          <w:szCs w:val="22"/>
        </w:rPr>
        <w:tab/>
      </w:r>
      <w:r w:rsidR="00E47DD9" w:rsidRPr="007312CD">
        <w:rPr>
          <w:rFonts w:cs="Arial"/>
          <w:sz w:val="22"/>
          <w:szCs w:val="22"/>
        </w:rPr>
        <w:tab/>
      </w:r>
      <w:r w:rsidR="00E47DD9" w:rsidRPr="007312CD">
        <w:rPr>
          <w:rFonts w:cs="Arial"/>
          <w:sz w:val="22"/>
          <w:szCs w:val="22"/>
        </w:rPr>
        <w:tab/>
      </w:r>
      <w:r w:rsidR="00E47DD9" w:rsidRPr="007312CD">
        <w:rPr>
          <w:rFonts w:cs="Arial"/>
          <w:sz w:val="22"/>
          <w:szCs w:val="22"/>
        </w:rPr>
        <w:tab/>
        <w:t>Russ Hornbeck</w:t>
      </w:r>
    </w:p>
    <w:p w:rsidR="00782CBB" w:rsidRPr="007312CD" w:rsidRDefault="00B968D0" w:rsidP="00E47DD9">
      <w:pPr>
        <w:rPr>
          <w:rFonts w:cs="Arial"/>
          <w:sz w:val="22"/>
          <w:szCs w:val="22"/>
        </w:rPr>
      </w:pPr>
      <w:hyperlink r:id="rId13" w:history="1">
        <w:r w:rsidR="00782CBB" w:rsidRPr="007312CD">
          <w:rPr>
            <w:rFonts w:cs="Arial"/>
            <w:sz w:val="22"/>
            <w:szCs w:val="22"/>
          </w:rPr>
          <w:t>stevensonp@mir.wustl.edu</w:t>
        </w:r>
      </w:hyperlink>
      <w:r w:rsidR="00782CBB" w:rsidRPr="007312CD">
        <w:rPr>
          <w:rFonts w:cs="Arial"/>
          <w:sz w:val="22"/>
          <w:szCs w:val="22"/>
        </w:rPr>
        <w:tab/>
      </w:r>
      <w:r w:rsidR="00782CBB" w:rsidRPr="007312CD">
        <w:rPr>
          <w:rFonts w:cs="Arial"/>
          <w:sz w:val="22"/>
          <w:szCs w:val="22"/>
        </w:rPr>
        <w:tab/>
      </w:r>
      <w:r w:rsidR="00C27BBF" w:rsidRPr="007312CD">
        <w:rPr>
          <w:rFonts w:cs="Arial"/>
          <w:sz w:val="22"/>
          <w:szCs w:val="22"/>
        </w:rPr>
        <w:tab/>
      </w:r>
      <w:hyperlink r:id="rId14" w:history="1">
        <w:r w:rsidR="007615A1" w:rsidRPr="00CC2CB2">
          <w:rPr>
            <w:rStyle w:val="Hyperlink"/>
            <w:rFonts w:cs="Arial"/>
            <w:color w:val="000000" w:themeColor="text1"/>
            <w:sz w:val="22"/>
            <w:szCs w:val="22"/>
            <w:u w:val="none"/>
          </w:rPr>
          <w:t>russ@wustl.edu</w:t>
        </w:r>
      </w:hyperlink>
    </w:p>
    <w:p w:rsidR="00782CBB" w:rsidRPr="007312CD" w:rsidRDefault="00782CBB" w:rsidP="00782CBB">
      <w:pPr>
        <w:rPr>
          <w:rFonts w:cs="Arial"/>
          <w:sz w:val="22"/>
          <w:szCs w:val="22"/>
        </w:rPr>
      </w:pPr>
      <w:r w:rsidRPr="007312CD">
        <w:rPr>
          <w:rFonts w:cs="Arial"/>
          <w:sz w:val="22"/>
          <w:szCs w:val="22"/>
        </w:rPr>
        <w:t>314-362-3613</w:t>
      </w:r>
      <w:r w:rsidRPr="007312CD">
        <w:rPr>
          <w:rFonts w:cs="Arial"/>
          <w:sz w:val="22"/>
          <w:szCs w:val="22"/>
        </w:rPr>
        <w:tab/>
      </w:r>
      <w:r w:rsidRPr="007312CD">
        <w:rPr>
          <w:rFonts w:cs="Arial"/>
          <w:sz w:val="22"/>
          <w:szCs w:val="22"/>
        </w:rPr>
        <w:tab/>
      </w:r>
      <w:r w:rsidRPr="007312CD">
        <w:rPr>
          <w:rFonts w:cs="Arial"/>
          <w:sz w:val="22"/>
          <w:szCs w:val="22"/>
        </w:rPr>
        <w:tab/>
      </w:r>
      <w:r w:rsidRPr="007312CD">
        <w:rPr>
          <w:rFonts w:cs="Arial"/>
          <w:sz w:val="22"/>
          <w:szCs w:val="22"/>
        </w:rPr>
        <w:tab/>
      </w:r>
      <w:r w:rsidR="00C27BBF" w:rsidRPr="007312CD">
        <w:rPr>
          <w:rFonts w:cs="Arial"/>
          <w:sz w:val="22"/>
          <w:szCs w:val="22"/>
        </w:rPr>
        <w:tab/>
      </w:r>
      <w:r w:rsidRPr="007312CD">
        <w:rPr>
          <w:rFonts w:cs="Arial"/>
          <w:sz w:val="22"/>
          <w:szCs w:val="22"/>
        </w:rPr>
        <w:t>314-362-6905</w:t>
      </w:r>
    </w:p>
    <w:p w:rsidR="00782CBB" w:rsidRPr="007312CD" w:rsidRDefault="00782CBB" w:rsidP="00E47DD9">
      <w:pPr>
        <w:rPr>
          <w:rFonts w:cs="Arial"/>
          <w:sz w:val="22"/>
          <w:szCs w:val="22"/>
        </w:rPr>
      </w:pPr>
    </w:p>
    <w:p w:rsidR="00613327" w:rsidRPr="007312CD" w:rsidRDefault="00613327" w:rsidP="005647E6">
      <w:pPr>
        <w:rPr>
          <w:rFonts w:cs="Arial"/>
          <w:sz w:val="22"/>
          <w:szCs w:val="22"/>
        </w:rPr>
      </w:pPr>
    </w:p>
    <w:p w:rsidR="00613327" w:rsidRPr="007312CD" w:rsidRDefault="007615A1" w:rsidP="005647E6">
      <w:pPr>
        <w:rPr>
          <w:rFonts w:cs="Arial"/>
          <w:b/>
          <w:sz w:val="22"/>
          <w:szCs w:val="22"/>
        </w:rPr>
      </w:pPr>
      <w:r>
        <w:rPr>
          <w:rFonts w:cs="Arial"/>
          <w:b/>
          <w:sz w:val="22"/>
          <w:szCs w:val="22"/>
        </w:rPr>
        <w:t>Program</w:t>
      </w:r>
      <w:r w:rsidRPr="007312CD">
        <w:rPr>
          <w:rFonts w:cs="Arial"/>
          <w:b/>
          <w:sz w:val="22"/>
          <w:szCs w:val="22"/>
        </w:rPr>
        <w:t xml:space="preserve"> </w:t>
      </w:r>
      <w:r w:rsidR="00D17978" w:rsidRPr="007312CD">
        <w:rPr>
          <w:rFonts w:cs="Arial"/>
          <w:b/>
          <w:sz w:val="22"/>
          <w:szCs w:val="22"/>
        </w:rPr>
        <w:t>Coordinator</w:t>
      </w:r>
      <w:r w:rsidR="00613327" w:rsidRPr="007312CD">
        <w:rPr>
          <w:rFonts w:cs="Arial"/>
          <w:b/>
          <w:sz w:val="22"/>
          <w:szCs w:val="22"/>
        </w:rPr>
        <w:t>:</w:t>
      </w:r>
    </w:p>
    <w:p w:rsidR="00613327" w:rsidRPr="007312CD" w:rsidRDefault="007615A1" w:rsidP="005647E6">
      <w:pPr>
        <w:rPr>
          <w:rFonts w:cs="Arial"/>
          <w:sz w:val="22"/>
          <w:szCs w:val="22"/>
        </w:rPr>
      </w:pPr>
      <w:r>
        <w:rPr>
          <w:rFonts w:cs="Arial"/>
          <w:sz w:val="22"/>
          <w:szCs w:val="22"/>
        </w:rPr>
        <w:t>Emily Gremminger</w:t>
      </w:r>
    </w:p>
    <w:p w:rsidR="00613327" w:rsidRPr="007312CD" w:rsidRDefault="00B968D0" w:rsidP="005647E6">
      <w:pPr>
        <w:rPr>
          <w:rFonts w:cs="Arial"/>
          <w:sz w:val="22"/>
          <w:szCs w:val="22"/>
        </w:rPr>
      </w:pPr>
      <w:hyperlink r:id="rId15" w:history="1">
        <w:r w:rsidR="007615A1">
          <w:rPr>
            <w:rFonts w:cs="Arial"/>
            <w:sz w:val="22"/>
            <w:szCs w:val="22"/>
          </w:rPr>
          <w:t>gremmingere</w:t>
        </w:r>
        <w:r w:rsidR="007615A1" w:rsidRPr="007312CD">
          <w:rPr>
            <w:rFonts w:cs="Arial"/>
            <w:sz w:val="22"/>
            <w:szCs w:val="22"/>
          </w:rPr>
          <w:t>@mir.wustl.edu</w:t>
        </w:r>
      </w:hyperlink>
    </w:p>
    <w:p w:rsidR="00613327" w:rsidRPr="007312CD" w:rsidRDefault="00613327" w:rsidP="005647E6">
      <w:pPr>
        <w:rPr>
          <w:rFonts w:cs="Arial"/>
          <w:sz w:val="22"/>
          <w:szCs w:val="22"/>
        </w:rPr>
      </w:pPr>
      <w:r w:rsidRPr="007312CD">
        <w:rPr>
          <w:rFonts w:cs="Arial"/>
          <w:sz w:val="22"/>
          <w:szCs w:val="22"/>
        </w:rPr>
        <w:t>314-362-1558</w:t>
      </w:r>
      <w:r w:rsidR="001A210B">
        <w:rPr>
          <w:rFonts w:cs="Arial"/>
          <w:sz w:val="22"/>
          <w:szCs w:val="22"/>
        </w:rPr>
        <w:t xml:space="preserve"> 314-362-</w:t>
      </w:r>
      <w:r w:rsidR="00CC2CB2">
        <w:rPr>
          <w:rFonts w:cs="Arial"/>
          <w:sz w:val="22"/>
          <w:szCs w:val="22"/>
        </w:rPr>
        <w:t>1558</w:t>
      </w:r>
    </w:p>
    <w:p w:rsidR="00ED5E15" w:rsidRPr="007312CD" w:rsidRDefault="00ED5E15" w:rsidP="00ED5E15">
      <w:pPr>
        <w:rPr>
          <w:rFonts w:cs="Arial"/>
          <w:sz w:val="22"/>
          <w:szCs w:val="22"/>
        </w:rPr>
      </w:pPr>
    </w:p>
    <w:p w:rsidR="004A0557" w:rsidRDefault="004A0557">
      <w:pPr>
        <w:rPr>
          <w:rFonts w:cs="Arial"/>
          <w:b/>
          <w:sz w:val="22"/>
          <w:szCs w:val="22"/>
          <w:u w:val="single"/>
        </w:rPr>
      </w:pPr>
      <w:r>
        <w:br w:type="page"/>
      </w:r>
    </w:p>
    <w:p w:rsidR="00D9324B" w:rsidRPr="007312CD" w:rsidRDefault="00D9324B" w:rsidP="00AC7049">
      <w:pPr>
        <w:pStyle w:val="Heading1"/>
      </w:pPr>
      <w:bookmarkStart w:id="4" w:name="_Toc476150688"/>
      <w:r w:rsidRPr="007312CD">
        <w:t>Data Archiving and Quality Control</w:t>
      </w:r>
      <w:bookmarkEnd w:id="4"/>
    </w:p>
    <w:p w:rsidR="000A01CB" w:rsidRPr="007312CD" w:rsidRDefault="000A01CB" w:rsidP="00D9324B">
      <w:pPr>
        <w:widowControl w:val="0"/>
        <w:suppressAutoHyphens/>
        <w:adjustRightInd w:val="0"/>
        <w:ind w:right="86"/>
        <w:contextualSpacing/>
        <w:rPr>
          <w:rFonts w:cs="Arial"/>
          <w:sz w:val="22"/>
          <w:szCs w:val="22"/>
        </w:rPr>
      </w:pPr>
    </w:p>
    <w:p w:rsidR="00EA2F31" w:rsidRDefault="00323DAC" w:rsidP="00D9324B">
      <w:pPr>
        <w:widowControl w:val="0"/>
        <w:suppressAutoHyphens/>
        <w:adjustRightInd w:val="0"/>
        <w:ind w:right="86"/>
        <w:contextualSpacing/>
        <w:rPr>
          <w:rFonts w:cs="Arial"/>
          <w:sz w:val="22"/>
          <w:szCs w:val="22"/>
        </w:rPr>
      </w:pPr>
      <w:r>
        <w:rPr>
          <w:rFonts w:cs="Arial"/>
          <w:sz w:val="22"/>
          <w:szCs w:val="22"/>
        </w:rPr>
        <w:t>All imaging data are</w:t>
      </w:r>
      <w:r w:rsidR="00D9324B" w:rsidRPr="007312CD">
        <w:rPr>
          <w:rFonts w:cs="Arial"/>
          <w:sz w:val="22"/>
          <w:szCs w:val="22"/>
        </w:rPr>
        <w:t xml:space="preserve"> stored in the CNDA </w:t>
      </w:r>
      <w:r w:rsidR="00D14FA9" w:rsidRPr="007312CD">
        <w:rPr>
          <w:rFonts w:cs="Arial"/>
          <w:sz w:val="22"/>
          <w:szCs w:val="22"/>
        </w:rPr>
        <w:fldChar w:fldCharType="begin"/>
      </w:r>
      <w:r w:rsidR="00D9324B" w:rsidRPr="007312CD">
        <w:rPr>
          <w:rFonts w:cs="Arial"/>
          <w:sz w:val="22"/>
          <w:szCs w:val="22"/>
        </w:rPr>
        <w:instrText xml:space="preserve"> ADDIN EN.CITE &lt;EndNote&gt;&lt;Cite&gt;&lt;Author&gt;Marcus&lt;/Author&gt;&lt;Year&gt;2007&lt;/Year&gt;&lt;RecNum&gt;73&lt;/RecNum&gt;&lt;DisplayText&gt;(Marcus, Olsen et al. 2007)&lt;/DisplayText&gt;&lt;record&gt;&lt;rec-number&gt;73&lt;/rec-number&gt;&lt;foreign-keys&gt;&lt;key app="EN" db-id="v25arzs2mv5tpaetstl5z0dsrdzr95xw2rzr"&gt;73&lt;/key&gt;&lt;/foreign-keys&gt;&lt;ref-type name="Journal Article"&gt;17&lt;/ref-type&gt;&lt;contributors&gt;&lt;authors&gt;&lt;author&gt;Marcus, D. S.&lt;/author&gt;&lt;author&gt;Olsen, T. R.&lt;/author&gt;&lt;author&gt;Ramaratnam, M.&lt;/author&gt;&lt;author&gt;Buckner, R. L.&lt;/author&gt;&lt;/authors&gt;&lt;/contributors&gt;&lt;auth-address&gt;Department of Radiology,Washington University School of Medicine, St. Louis, MO, USA. dmarcus@wustl.edu&lt;/auth-address&gt;&lt;titles&gt;&lt;title&gt;The Extensible Neuroimaging Archive Toolkit: an informatics platform for managing, exploring, and sharing neuroimaging data&lt;/title&gt;&lt;secondary-title&gt;Neuroinformatics&lt;/secondary-title&gt;&lt;alt-title&gt;Neuroinformatics&lt;/alt-title&gt;&lt;/titles&gt;&lt;pages&gt;11-34&lt;/pages&gt;&lt;volume&gt;5&lt;/volume&gt;&lt;number&gt;1&lt;/number&gt;&lt;dates&gt;&lt;year&gt;2007&lt;/year&gt;&lt;pub-dates&gt;&lt;date&gt;Spring&lt;/date&gt;&lt;/pub-dates&gt;&lt;/dates&gt;&lt;isbn&gt;1539-2791 (Print)&lt;/isbn&gt;&lt;accession-num&gt;17426351&lt;/accession-num&gt;&lt;urls&gt;&lt;related-urls&gt;&lt;url&gt;http://www.ncbi.nlm.nih.gov/entrez/query.fcgi?cmd=Retrieve&amp;amp;db=PubMed&amp;amp;dopt=Citation&amp;amp;list_uids=17426351 &lt;/url&gt;&lt;/related-urls&gt;&lt;/urls&gt;&lt;language&gt;eng&lt;/language&gt;&lt;/record&gt;&lt;/Cite&gt;&lt;/EndNote&gt;</w:instrText>
      </w:r>
      <w:r w:rsidR="00D14FA9" w:rsidRPr="007312CD">
        <w:rPr>
          <w:rFonts w:cs="Arial"/>
          <w:sz w:val="22"/>
          <w:szCs w:val="22"/>
        </w:rPr>
        <w:fldChar w:fldCharType="separate"/>
      </w:r>
      <w:r w:rsidR="00D9324B" w:rsidRPr="007312CD">
        <w:rPr>
          <w:rFonts w:cs="Arial"/>
          <w:noProof/>
          <w:sz w:val="22"/>
          <w:szCs w:val="22"/>
        </w:rPr>
        <w:t>(</w:t>
      </w:r>
      <w:hyperlink w:anchor="_ENREF_21" w:tooltip="Marcus, 2007 #73" w:history="1">
        <w:r w:rsidR="00D9324B" w:rsidRPr="007312CD">
          <w:rPr>
            <w:rFonts w:cs="Arial"/>
            <w:noProof/>
            <w:sz w:val="22"/>
            <w:szCs w:val="22"/>
          </w:rPr>
          <w:t>Marcus, Olsen et al. 2007</w:t>
        </w:r>
      </w:hyperlink>
      <w:r w:rsidR="00D9324B" w:rsidRPr="007312CD">
        <w:rPr>
          <w:rFonts w:cs="Arial"/>
          <w:noProof/>
          <w:sz w:val="22"/>
          <w:szCs w:val="22"/>
        </w:rPr>
        <w:t>)</w:t>
      </w:r>
      <w:r w:rsidR="00D14FA9" w:rsidRPr="007312CD">
        <w:rPr>
          <w:rFonts w:cs="Arial"/>
          <w:sz w:val="22"/>
          <w:szCs w:val="22"/>
        </w:rPr>
        <w:fldChar w:fldCharType="end"/>
      </w:r>
      <w:r w:rsidR="00D9324B" w:rsidRPr="007312CD">
        <w:rPr>
          <w:rFonts w:cs="Arial"/>
          <w:sz w:val="22"/>
          <w:szCs w:val="22"/>
        </w:rPr>
        <w:t xml:space="preserve"> portion of the </w:t>
      </w:r>
      <w:r w:rsidR="0093666E">
        <w:rPr>
          <w:rFonts w:cs="Arial"/>
          <w:sz w:val="22"/>
          <w:szCs w:val="22"/>
        </w:rPr>
        <w:t>DIAN</w:t>
      </w:r>
      <w:r w:rsidR="00D9324B" w:rsidRPr="007312CD">
        <w:rPr>
          <w:rFonts w:cs="Arial"/>
          <w:sz w:val="22"/>
          <w:szCs w:val="22"/>
        </w:rPr>
        <w:t xml:space="preserve"> database. DICOM-based transceivers at our scanners automatically send images to the CNDA within minutes</w:t>
      </w:r>
      <w:r>
        <w:rPr>
          <w:rFonts w:cs="Arial"/>
          <w:sz w:val="22"/>
          <w:szCs w:val="22"/>
        </w:rPr>
        <w:t xml:space="preserve"> of collection. The CNDA data are</w:t>
      </w:r>
      <w:r w:rsidR="00D9324B" w:rsidRPr="007312CD">
        <w:rPr>
          <w:rFonts w:cs="Arial"/>
          <w:sz w:val="22"/>
          <w:szCs w:val="22"/>
        </w:rPr>
        <w:t xml:space="preserve"> housed on a BlueArc </w:t>
      </w:r>
      <w:r w:rsidR="00CC2CB2">
        <w:rPr>
          <w:rFonts w:cs="Arial"/>
          <w:sz w:val="22"/>
          <w:szCs w:val="22"/>
        </w:rPr>
        <w:t xml:space="preserve">Titan </w:t>
      </w:r>
      <w:r w:rsidR="00D9324B" w:rsidRPr="007312CD">
        <w:rPr>
          <w:rFonts w:cs="Arial"/>
          <w:sz w:val="22"/>
          <w:szCs w:val="22"/>
        </w:rPr>
        <w:t xml:space="preserve">RAID-based system with 100% mirroring for disaster recovery and full </w:t>
      </w:r>
      <w:r w:rsidR="00214F22" w:rsidRPr="007312CD">
        <w:rPr>
          <w:rFonts w:cs="Arial"/>
          <w:sz w:val="22"/>
          <w:szCs w:val="22"/>
        </w:rPr>
        <w:t>back up</w:t>
      </w:r>
      <w:r w:rsidR="00D9324B" w:rsidRPr="007312CD">
        <w:rPr>
          <w:rFonts w:cs="Arial"/>
          <w:sz w:val="22"/>
          <w:szCs w:val="22"/>
        </w:rPr>
        <w:t xml:space="preserve">. To facilitate data access, a web-based archive and visualization system </w:t>
      </w:r>
      <w:r w:rsidR="0093666E">
        <w:rPr>
          <w:rFonts w:cs="Arial"/>
          <w:sz w:val="22"/>
          <w:szCs w:val="22"/>
        </w:rPr>
        <w:t xml:space="preserve">(XNAT) </w:t>
      </w:r>
      <w:r w:rsidR="00D9324B" w:rsidRPr="007312CD">
        <w:rPr>
          <w:rFonts w:cs="Arial"/>
          <w:sz w:val="22"/>
          <w:szCs w:val="22"/>
        </w:rPr>
        <w:t xml:space="preserve">has been developed and is now maintained by </w:t>
      </w:r>
      <w:r w:rsidR="0093666E">
        <w:rPr>
          <w:rFonts w:cs="Arial"/>
          <w:sz w:val="22"/>
          <w:szCs w:val="22"/>
        </w:rPr>
        <w:t xml:space="preserve">Informatics Core Director </w:t>
      </w:r>
      <w:r w:rsidR="00D9324B" w:rsidRPr="007312CD">
        <w:rPr>
          <w:rFonts w:cs="Arial"/>
          <w:sz w:val="22"/>
          <w:szCs w:val="22"/>
        </w:rPr>
        <w:t xml:space="preserve">Dan Marcus, PhD </w:t>
      </w:r>
      <w:r w:rsidR="00D14FA9" w:rsidRPr="007312CD">
        <w:rPr>
          <w:rFonts w:cs="Arial"/>
          <w:sz w:val="22"/>
          <w:szCs w:val="22"/>
        </w:rPr>
        <w:fldChar w:fldCharType="begin"/>
      </w:r>
      <w:r w:rsidR="00D9324B" w:rsidRPr="007312CD">
        <w:rPr>
          <w:rFonts w:cs="Arial"/>
          <w:sz w:val="22"/>
          <w:szCs w:val="22"/>
        </w:rPr>
        <w:instrText xml:space="preserve"> ADDIN EN.CITE &lt;EndNote&gt;&lt;Cite&gt;&lt;Author&gt;Marcus&lt;/Author&gt;&lt;Year&gt;2007&lt;/Year&gt;&lt;RecNum&gt;73&lt;/RecNum&gt;&lt;DisplayText&gt;(Marcus, Olsen et al. 2007)&lt;/DisplayText&gt;&lt;record&gt;&lt;rec-number&gt;73&lt;/rec-number&gt;&lt;foreign-keys&gt;&lt;key app="EN" db-id="v25arzs2mv5tpaetstl5z0dsrdzr95xw2rzr"&gt;73&lt;/key&gt;&lt;/foreign-keys&gt;&lt;ref-type name="Journal Article"&gt;17&lt;/ref-type&gt;&lt;contributors&gt;&lt;authors&gt;&lt;author&gt;Marcus, D. S.&lt;/author&gt;&lt;author&gt;Olsen, T. R.&lt;/author&gt;&lt;author&gt;Ramaratnam, M.&lt;/author&gt;&lt;author&gt;Buckner, R. L.&lt;/author&gt;&lt;/authors&gt;&lt;/contributors&gt;&lt;auth-address&gt;Department of Radiology,Washington University School of Medicine, St. Louis, MO, USA. dmarcus@wustl.edu&lt;/auth-address&gt;&lt;titles&gt;&lt;title&gt;The Extensible Neuroimaging Archive Toolkit: an informatics platform for managing, exploring, and sharing neuroimaging data&lt;/title&gt;&lt;secondary-title&gt;Neuroinformatics&lt;/secondary-title&gt;&lt;alt-title&gt;Neuroinformatics&lt;/alt-title&gt;&lt;/titles&gt;&lt;pages&gt;11-34&lt;/pages&gt;&lt;volume&gt;5&lt;/volume&gt;&lt;number&gt;1&lt;/number&gt;&lt;dates&gt;&lt;year&gt;2007&lt;/year&gt;&lt;pub-dates&gt;&lt;date&gt;Spring&lt;/date&gt;&lt;/pub-dates&gt;&lt;/dates&gt;&lt;isbn&gt;1539-2791 (Print)&lt;/isbn&gt;&lt;accession-num&gt;17426351&lt;/accession-num&gt;&lt;urls&gt;&lt;related-urls&gt;&lt;url&gt;http://www.ncbi.nlm.nih.gov/entrez/query.fcgi?cmd=Retrieve&amp;amp;db=PubMed&amp;amp;dopt=Citation&amp;amp;list_uids=17426351 &lt;/url&gt;&lt;/related-urls&gt;&lt;/urls&gt;&lt;language&gt;eng&lt;/language&gt;&lt;/record&gt;&lt;/Cite&gt;&lt;/EndNote&gt;</w:instrText>
      </w:r>
      <w:r w:rsidR="00D14FA9" w:rsidRPr="007312CD">
        <w:rPr>
          <w:rFonts w:cs="Arial"/>
          <w:sz w:val="22"/>
          <w:szCs w:val="22"/>
        </w:rPr>
        <w:fldChar w:fldCharType="separate"/>
      </w:r>
      <w:r w:rsidR="00D9324B" w:rsidRPr="007312CD">
        <w:rPr>
          <w:rFonts w:cs="Arial"/>
          <w:noProof/>
          <w:sz w:val="22"/>
          <w:szCs w:val="22"/>
        </w:rPr>
        <w:t>(</w:t>
      </w:r>
      <w:hyperlink w:anchor="_ENREF_21" w:tooltip="Marcus, 2007 #73" w:history="1">
        <w:r w:rsidR="00D9324B" w:rsidRPr="007312CD">
          <w:rPr>
            <w:rFonts w:cs="Arial"/>
            <w:noProof/>
            <w:sz w:val="22"/>
            <w:szCs w:val="22"/>
          </w:rPr>
          <w:t>Marcus, Olsen et al. 2007</w:t>
        </w:r>
      </w:hyperlink>
      <w:r w:rsidR="00D9324B" w:rsidRPr="007312CD">
        <w:rPr>
          <w:rFonts w:cs="Arial"/>
          <w:noProof/>
          <w:sz w:val="22"/>
          <w:szCs w:val="22"/>
        </w:rPr>
        <w:t>)</w:t>
      </w:r>
      <w:r w:rsidR="00D14FA9" w:rsidRPr="007312CD">
        <w:rPr>
          <w:rFonts w:cs="Arial"/>
          <w:sz w:val="22"/>
          <w:szCs w:val="22"/>
        </w:rPr>
        <w:fldChar w:fldCharType="end"/>
      </w:r>
      <w:r w:rsidR="00D9324B" w:rsidRPr="007312CD">
        <w:rPr>
          <w:rFonts w:cs="Arial"/>
          <w:sz w:val="22"/>
          <w:szCs w:val="22"/>
        </w:rPr>
        <w:t>.  Before the CNDA makes the image data available for processing or extraction, the de-identified data must be matched with participant identifiers and undergo a se</w:t>
      </w:r>
      <w:r w:rsidR="009A0DA8" w:rsidRPr="007312CD">
        <w:rPr>
          <w:rFonts w:cs="Arial"/>
          <w:sz w:val="22"/>
          <w:szCs w:val="22"/>
        </w:rPr>
        <w:t xml:space="preserve">ries of quality control steps. </w:t>
      </w:r>
      <w:r w:rsidR="00D9324B" w:rsidRPr="007312CD">
        <w:rPr>
          <w:rFonts w:cs="Arial"/>
          <w:sz w:val="22"/>
          <w:szCs w:val="22"/>
        </w:rPr>
        <w:t xml:space="preserve">The quality of the MRI data </w:t>
      </w:r>
      <w:r w:rsidR="005D1863" w:rsidRPr="007312CD">
        <w:rPr>
          <w:rFonts w:cs="Arial"/>
          <w:sz w:val="22"/>
          <w:szCs w:val="22"/>
        </w:rPr>
        <w:t>is</w:t>
      </w:r>
      <w:r w:rsidR="00D9324B" w:rsidRPr="007312CD">
        <w:rPr>
          <w:rFonts w:cs="Arial"/>
          <w:sz w:val="22"/>
          <w:szCs w:val="22"/>
        </w:rPr>
        <w:t xml:space="preserve"> assured by a rigorous quality assurance (QA) and preventative maintenance (PM) program that has been in operation for </w:t>
      </w:r>
      <w:r w:rsidR="0093666E">
        <w:rPr>
          <w:rFonts w:cs="Arial"/>
          <w:sz w:val="22"/>
          <w:szCs w:val="22"/>
        </w:rPr>
        <w:t>NIL Imaging Core Laboratory</w:t>
      </w:r>
      <w:r w:rsidR="00D9324B" w:rsidRPr="007312CD">
        <w:rPr>
          <w:rFonts w:cs="Arial"/>
          <w:sz w:val="22"/>
          <w:szCs w:val="22"/>
        </w:rPr>
        <w:t xml:space="preserve"> research scanners for over 12 years. QA/PM tests are performed by a combination of a dedicated Siemens field service engineer and the MRI and PET chief technologist</w:t>
      </w:r>
      <w:r w:rsidR="005D1863" w:rsidRPr="007312CD">
        <w:rPr>
          <w:rFonts w:cs="Arial"/>
          <w:sz w:val="22"/>
          <w:szCs w:val="22"/>
        </w:rPr>
        <w:t>s</w:t>
      </w:r>
      <w:r w:rsidR="00D9324B" w:rsidRPr="007312CD">
        <w:rPr>
          <w:rFonts w:cs="Arial"/>
          <w:sz w:val="22"/>
          <w:szCs w:val="22"/>
        </w:rPr>
        <w:t xml:space="preserve">. Quarterly phantom scans for longitudinal QC </w:t>
      </w:r>
      <w:r w:rsidR="005D1863" w:rsidRPr="007312CD">
        <w:rPr>
          <w:rFonts w:cs="Arial"/>
          <w:sz w:val="22"/>
          <w:szCs w:val="22"/>
        </w:rPr>
        <w:t>are</w:t>
      </w:r>
      <w:r w:rsidR="00D9324B" w:rsidRPr="007312CD">
        <w:rPr>
          <w:rFonts w:cs="Arial"/>
          <w:sz w:val="22"/>
          <w:szCs w:val="22"/>
        </w:rPr>
        <w:t xml:space="preserve"> obtained.  At the scanner, the sequence parameters are verified by the study coordinator and images are reviewed for motion and repeated if needed, documented both on a study procedure form and captured electronically at the time of archiving.  Multiple additional QC steps are then employed during each phase of the processing.  Further details of this integrated workflow and QC for volumetric MRI and amyloid PET imaging are provided below</w:t>
      </w:r>
      <w:r w:rsidR="00E338DD" w:rsidRPr="007312CD">
        <w:rPr>
          <w:rFonts w:cs="Arial"/>
          <w:sz w:val="22"/>
          <w:szCs w:val="22"/>
        </w:rPr>
        <w:t xml:space="preserve">.  </w:t>
      </w:r>
      <w:r w:rsidR="00D9324B" w:rsidRPr="007312CD">
        <w:rPr>
          <w:rFonts w:cs="Arial"/>
          <w:sz w:val="22"/>
          <w:szCs w:val="22"/>
        </w:rPr>
        <w:t>Post-processed data generated via CNDA pr</w:t>
      </w:r>
      <w:r w:rsidR="00BF316A" w:rsidRPr="007312CD">
        <w:rPr>
          <w:rFonts w:cs="Arial"/>
          <w:sz w:val="22"/>
          <w:szCs w:val="22"/>
        </w:rPr>
        <w:t>ocessing (more details below) are</w:t>
      </w:r>
      <w:r w:rsidR="00D9324B" w:rsidRPr="007312CD">
        <w:rPr>
          <w:rFonts w:cs="Arial"/>
          <w:sz w:val="22"/>
          <w:szCs w:val="22"/>
        </w:rPr>
        <w:t xml:space="preserve"> also synchronized with the portion of the </w:t>
      </w:r>
      <w:r w:rsidR="008D6D46" w:rsidRPr="007312CD">
        <w:rPr>
          <w:rFonts w:cs="Arial"/>
          <w:sz w:val="22"/>
          <w:szCs w:val="22"/>
        </w:rPr>
        <w:t>d</w:t>
      </w:r>
      <w:r w:rsidR="00D9324B" w:rsidRPr="007312CD">
        <w:rPr>
          <w:rFonts w:cs="Arial"/>
          <w:sz w:val="22"/>
          <w:szCs w:val="22"/>
        </w:rPr>
        <w:t xml:space="preserve">atabase residing in Biostatistics.  </w:t>
      </w:r>
    </w:p>
    <w:p w:rsidR="00DB458A" w:rsidRDefault="00DB458A" w:rsidP="00AC7049">
      <w:pPr>
        <w:pStyle w:val="Heading1"/>
      </w:pPr>
    </w:p>
    <w:p w:rsidR="00EE47CE" w:rsidRPr="00AC7049" w:rsidRDefault="00E338DD" w:rsidP="00AC7049">
      <w:pPr>
        <w:pStyle w:val="Heading1"/>
      </w:pPr>
      <w:bookmarkStart w:id="5" w:name="_Toc476150689"/>
      <w:r w:rsidRPr="00AC7049">
        <w:t>Neuroradiological Interpretations</w:t>
      </w:r>
      <w:bookmarkEnd w:id="5"/>
    </w:p>
    <w:p w:rsidR="00E338DD" w:rsidRPr="00EE47CE" w:rsidRDefault="00E338DD" w:rsidP="00EE47CE">
      <w:pPr>
        <w:rPr>
          <w:b/>
          <w:sz w:val="22"/>
          <w:u w:val="single"/>
        </w:rPr>
      </w:pPr>
    </w:p>
    <w:p w:rsidR="00E338DD" w:rsidRPr="007312CD" w:rsidRDefault="00E338DD" w:rsidP="00E338DD">
      <w:pPr>
        <w:rPr>
          <w:rFonts w:cs="Arial"/>
          <w:sz w:val="22"/>
          <w:szCs w:val="22"/>
        </w:rPr>
      </w:pPr>
      <w:r w:rsidRPr="00EE47CE">
        <w:rPr>
          <w:rFonts w:cs="Arial"/>
          <w:sz w:val="22"/>
          <w:szCs w:val="22"/>
        </w:rPr>
        <w:t>The first four MR sequences of the standard protocol allow us to quantify pathological changes due to small vessel disease, including assessment of white matter hyperintensity, microhemorrhage, and prior stroke. All MR studi</w:t>
      </w:r>
      <w:r w:rsidR="005D1863" w:rsidRPr="00EE47CE">
        <w:rPr>
          <w:rFonts w:cs="Arial"/>
          <w:sz w:val="22"/>
          <w:szCs w:val="22"/>
        </w:rPr>
        <w:t>es acquired are interpreted by</w:t>
      </w:r>
      <w:r w:rsidRPr="00EE47CE">
        <w:rPr>
          <w:rFonts w:cs="Arial"/>
          <w:sz w:val="22"/>
          <w:szCs w:val="22"/>
        </w:rPr>
        <w:t xml:space="preserve"> board-certified neuroradiologist</w:t>
      </w:r>
      <w:r w:rsidR="005D1863" w:rsidRPr="00EE47CE">
        <w:rPr>
          <w:rFonts w:cs="Arial"/>
          <w:sz w:val="22"/>
          <w:szCs w:val="22"/>
        </w:rPr>
        <w:t>s on the faculty at Washington University</w:t>
      </w:r>
      <w:r w:rsidRPr="00EE47CE">
        <w:rPr>
          <w:rFonts w:cs="Arial"/>
          <w:sz w:val="22"/>
          <w:szCs w:val="22"/>
        </w:rPr>
        <w:t>.  Upon receipt in the CNDA,</w:t>
      </w:r>
      <w:r w:rsidRPr="007312CD">
        <w:rPr>
          <w:rFonts w:cs="Arial"/>
          <w:sz w:val="22"/>
          <w:szCs w:val="22"/>
        </w:rPr>
        <w:t xml:space="preserve"> an automated email notification is sent to the readers and the study is placed in a reading queue.  Readers have the option of viewing the images directly using a built-in image viewer, or of downloading to a local workstation.  Readings are entered directly into the CNDA</w:t>
      </w:r>
      <w:r w:rsidR="005D1863" w:rsidRPr="007312CD">
        <w:rPr>
          <w:rFonts w:cs="Arial"/>
          <w:sz w:val="22"/>
          <w:szCs w:val="22"/>
        </w:rPr>
        <w:t xml:space="preserve"> by the radiologist</w:t>
      </w:r>
      <w:r w:rsidRPr="007312CD">
        <w:rPr>
          <w:rFonts w:cs="Arial"/>
          <w:sz w:val="22"/>
          <w:szCs w:val="22"/>
        </w:rPr>
        <w:t xml:space="preserve">.  Abnormal findings are flagged and referred to the Imaging Core Leader </w:t>
      </w:r>
      <w:r w:rsidR="005D1863" w:rsidRPr="007312CD">
        <w:rPr>
          <w:rFonts w:cs="Arial"/>
          <w:sz w:val="22"/>
          <w:szCs w:val="22"/>
        </w:rPr>
        <w:t>(Dr. Benzi</w:t>
      </w:r>
      <w:r w:rsidR="0028647E">
        <w:rPr>
          <w:rFonts w:cs="Arial"/>
          <w:sz w:val="22"/>
          <w:szCs w:val="22"/>
        </w:rPr>
        <w:t>ng</w:t>
      </w:r>
      <w:r w:rsidR="005D1863" w:rsidRPr="007312CD">
        <w:rPr>
          <w:rFonts w:cs="Arial"/>
          <w:sz w:val="22"/>
          <w:szCs w:val="22"/>
        </w:rPr>
        <w:t xml:space="preserve">er) </w:t>
      </w:r>
      <w:r w:rsidRPr="007312CD">
        <w:rPr>
          <w:rFonts w:cs="Arial"/>
          <w:sz w:val="22"/>
          <w:szCs w:val="22"/>
        </w:rPr>
        <w:t>and study PI (Dr. Morris) for follow up.  In cooperation with Barnes-Jewish Hospital, we have developed a HIPAA compliant workflow that allows for scans with abnormal findings to be added to the participant’s electronic medical record (if desired) and/or for a CD with an image viewer and interpretation to be provided to the participant and his personal physician (if outside our network).</w:t>
      </w:r>
    </w:p>
    <w:p w:rsidR="00311361" w:rsidRPr="007312CD" w:rsidRDefault="00311361" w:rsidP="00760A4F">
      <w:pPr>
        <w:rPr>
          <w:sz w:val="22"/>
        </w:rPr>
      </w:pPr>
    </w:p>
    <w:p w:rsidR="00807E0B" w:rsidRDefault="00C6613C" w:rsidP="00C6613C">
      <w:pPr>
        <w:pStyle w:val="Heading1"/>
      </w:pPr>
      <w:r>
        <w:br w:type="page"/>
      </w:r>
      <w:bookmarkStart w:id="6" w:name="_Toc476150690"/>
      <w:r w:rsidR="00E45F42" w:rsidRPr="007312CD">
        <w:t>Data Distribution</w:t>
      </w:r>
      <w:r w:rsidR="00050B08" w:rsidRPr="007312CD">
        <w:t xml:space="preserve"> and Data Freezes</w:t>
      </w:r>
      <w:bookmarkEnd w:id="6"/>
    </w:p>
    <w:p w:rsidR="00807E0B" w:rsidRDefault="00807E0B">
      <w:pPr>
        <w:rPr>
          <w:rFonts w:cs="Arial"/>
          <w:b/>
          <w:sz w:val="22"/>
          <w:szCs w:val="22"/>
          <w:u w:val="single"/>
        </w:rPr>
      </w:pPr>
    </w:p>
    <w:p w:rsidR="00E45F42" w:rsidRPr="007312CD" w:rsidRDefault="00E45F42">
      <w:pPr>
        <w:rPr>
          <w:rFonts w:cs="Arial"/>
          <w:sz w:val="22"/>
          <w:szCs w:val="22"/>
        </w:rPr>
      </w:pPr>
      <w:r w:rsidRPr="007312CD">
        <w:rPr>
          <w:rFonts w:cs="Arial"/>
          <w:sz w:val="22"/>
          <w:szCs w:val="22"/>
        </w:rPr>
        <w:t>Data</w:t>
      </w:r>
      <w:r w:rsidR="00323DAC">
        <w:rPr>
          <w:rFonts w:cs="Arial"/>
          <w:sz w:val="22"/>
          <w:szCs w:val="22"/>
        </w:rPr>
        <w:t xml:space="preserve"> are</w:t>
      </w:r>
      <w:r w:rsidRPr="007312CD">
        <w:rPr>
          <w:rFonts w:cs="Arial"/>
          <w:sz w:val="22"/>
          <w:szCs w:val="22"/>
        </w:rPr>
        <w:t xml:space="preserve"> shared with investigators by several mechanisms.</w:t>
      </w:r>
    </w:p>
    <w:p w:rsidR="00E45F42" w:rsidRPr="007312CD" w:rsidRDefault="00E45F42">
      <w:pPr>
        <w:rPr>
          <w:rFonts w:cs="Arial"/>
          <w:sz w:val="22"/>
          <w:szCs w:val="22"/>
        </w:rPr>
      </w:pPr>
    </w:p>
    <w:p w:rsidR="00E45F42" w:rsidRPr="007312CD" w:rsidRDefault="00354248">
      <w:pPr>
        <w:rPr>
          <w:rFonts w:cs="Arial"/>
          <w:sz w:val="22"/>
          <w:szCs w:val="22"/>
        </w:rPr>
      </w:pPr>
      <w:r w:rsidRPr="007312CD">
        <w:rPr>
          <w:rFonts w:cs="Arial"/>
          <w:sz w:val="22"/>
          <w:szCs w:val="22"/>
        </w:rPr>
        <w:t xml:space="preserve">Requests for </w:t>
      </w:r>
      <w:r w:rsidR="00E45F42" w:rsidRPr="007312CD">
        <w:rPr>
          <w:rFonts w:cs="Arial"/>
          <w:sz w:val="22"/>
          <w:szCs w:val="22"/>
        </w:rPr>
        <w:t xml:space="preserve">data </w:t>
      </w:r>
      <w:r w:rsidR="00193321">
        <w:rPr>
          <w:rFonts w:cs="Arial"/>
          <w:sz w:val="22"/>
          <w:szCs w:val="22"/>
        </w:rPr>
        <w:t xml:space="preserve">(including raw imaging data) </w:t>
      </w:r>
      <w:r w:rsidR="00E45F42" w:rsidRPr="007312CD">
        <w:rPr>
          <w:rFonts w:cs="Arial"/>
          <w:sz w:val="22"/>
          <w:szCs w:val="22"/>
        </w:rPr>
        <w:t>should be logged at the Knight ADRC website:</w:t>
      </w:r>
    </w:p>
    <w:p w:rsidR="00E45F42" w:rsidRPr="007312CD" w:rsidRDefault="00B968D0">
      <w:pPr>
        <w:rPr>
          <w:rFonts w:cs="Arial"/>
          <w:sz w:val="22"/>
          <w:szCs w:val="22"/>
        </w:rPr>
      </w:pPr>
      <w:hyperlink r:id="rId16" w:history="1">
        <w:r w:rsidR="00E45F42" w:rsidRPr="007312CD">
          <w:rPr>
            <w:rFonts w:cs="Arial"/>
            <w:sz w:val="22"/>
            <w:szCs w:val="22"/>
          </w:rPr>
          <w:t>http://alzheimer.wustl.edu/Research/ResourceRequest.htm</w:t>
        </w:r>
      </w:hyperlink>
    </w:p>
    <w:p w:rsidR="00E45F42" w:rsidRPr="007312CD" w:rsidRDefault="00E45F42">
      <w:pPr>
        <w:rPr>
          <w:rFonts w:cs="Arial"/>
          <w:sz w:val="22"/>
          <w:szCs w:val="22"/>
        </w:rPr>
      </w:pPr>
    </w:p>
    <w:p w:rsidR="00E45F42" w:rsidRPr="007312CD" w:rsidRDefault="00E45F42">
      <w:pPr>
        <w:rPr>
          <w:rFonts w:cs="Arial"/>
          <w:sz w:val="22"/>
          <w:szCs w:val="22"/>
        </w:rPr>
      </w:pPr>
      <w:r w:rsidRPr="007312CD">
        <w:rPr>
          <w:rFonts w:cs="Arial"/>
          <w:sz w:val="22"/>
          <w:szCs w:val="22"/>
        </w:rPr>
        <w:t>Requests for DIAN data should be logged online at</w:t>
      </w:r>
    </w:p>
    <w:p w:rsidR="00E45F42" w:rsidRPr="007312CD" w:rsidRDefault="00B968D0">
      <w:pPr>
        <w:rPr>
          <w:rFonts w:cs="Arial"/>
          <w:sz w:val="22"/>
          <w:szCs w:val="22"/>
        </w:rPr>
      </w:pPr>
      <w:hyperlink r:id="rId17" w:history="1">
        <w:r w:rsidR="00E45F42" w:rsidRPr="007312CD">
          <w:rPr>
            <w:rFonts w:cs="Arial"/>
            <w:sz w:val="22"/>
            <w:szCs w:val="22"/>
          </w:rPr>
          <w:t>http://www.dian-info.org/resourcedb/Data/default.asp</w:t>
        </w:r>
      </w:hyperlink>
    </w:p>
    <w:p w:rsidR="00E45F42" w:rsidRPr="007312CD" w:rsidRDefault="00E45F42">
      <w:pPr>
        <w:rPr>
          <w:rFonts w:cs="Arial"/>
          <w:b/>
          <w:sz w:val="22"/>
          <w:szCs w:val="22"/>
          <w:u w:val="single"/>
        </w:rPr>
      </w:pPr>
    </w:p>
    <w:p w:rsidR="00E45F42" w:rsidRPr="007312CD" w:rsidRDefault="00E45F42">
      <w:pPr>
        <w:rPr>
          <w:rFonts w:cs="Arial"/>
          <w:sz w:val="22"/>
          <w:szCs w:val="22"/>
        </w:rPr>
      </w:pPr>
      <w:r w:rsidRPr="007312CD">
        <w:rPr>
          <w:rFonts w:cs="Arial"/>
          <w:sz w:val="22"/>
          <w:szCs w:val="22"/>
        </w:rPr>
        <w:t>DICOM is available to outside investigators via the Open Access Series of Imaging Studies (OASIS) project.</w:t>
      </w:r>
    </w:p>
    <w:p w:rsidR="00E45F42" w:rsidRPr="007312CD" w:rsidRDefault="00B968D0">
      <w:pPr>
        <w:rPr>
          <w:rFonts w:cs="Arial"/>
          <w:sz w:val="22"/>
          <w:szCs w:val="22"/>
        </w:rPr>
      </w:pPr>
      <w:hyperlink r:id="rId18" w:history="1">
        <w:r w:rsidR="00E45F42" w:rsidRPr="007312CD">
          <w:rPr>
            <w:rFonts w:cs="Arial"/>
            <w:sz w:val="22"/>
            <w:szCs w:val="22"/>
          </w:rPr>
          <w:t>www.oasis-brains.org</w:t>
        </w:r>
      </w:hyperlink>
    </w:p>
    <w:p w:rsidR="00E45F42" w:rsidRPr="007312CD" w:rsidRDefault="00E45F42">
      <w:pPr>
        <w:rPr>
          <w:rFonts w:cs="Arial"/>
          <w:sz w:val="22"/>
          <w:szCs w:val="22"/>
        </w:rPr>
      </w:pPr>
    </w:p>
    <w:p w:rsidR="00175766" w:rsidRPr="00024872" w:rsidRDefault="00E45F42">
      <w:pPr>
        <w:rPr>
          <w:rFonts w:cs="Arial"/>
          <w:sz w:val="22"/>
          <w:szCs w:val="22"/>
        </w:rPr>
      </w:pPr>
      <w:r w:rsidRPr="007312CD">
        <w:rPr>
          <w:rFonts w:cs="Arial"/>
          <w:sz w:val="22"/>
          <w:szCs w:val="22"/>
        </w:rPr>
        <w:t>DICOM is available to engaged study investigators at Washington University via</w:t>
      </w:r>
      <w:r w:rsidR="00F512B5">
        <w:rPr>
          <w:rFonts w:cs="Arial"/>
          <w:sz w:val="22"/>
          <w:szCs w:val="22"/>
        </w:rPr>
        <w:t xml:space="preserve"> registration through the</w:t>
      </w:r>
      <w:r w:rsidRPr="007312CD">
        <w:rPr>
          <w:rFonts w:cs="Arial"/>
          <w:sz w:val="22"/>
          <w:szCs w:val="22"/>
        </w:rPr>
        <w:t xml:space="preserve"> Central Neuroimaging Data Archive, or CNDA</w:t>
      </w:r>
      <w:r w:rsidR="00F512B5">
        <w:rPr>
          <w:rFonts w:cs="Arial"/>
          <w:sz w:val="22"/>
          <w:szCs w:val="22"/>
        </w:rPr>
        <w:t xml:space="preserve"> (cnda.wustl.edu)</w:t>
      </w:r>
      <w:r w:rsidRPr="007312CD">
        <w:rPr>
          <w:rFonts w:cs="Arial"/>
          <w:sz w:val="22"/>
          <w:szCs w:val="22"/>
        </w:rPr>
        <w:t>.</w:t>
      </w:r>
      <w:r w:rsidR="00193321">
        <w:rPr>
          <w:rFonts w:cs="Arial"/>
          <w:sz w:val="22"/>
          <w:szCs w:val="22"/>
        </w:rPr>
        <w:t xml:space="preserve"> Requests for th</w:t>
      </w:r>
      <w:r w:rsidR="00F31950">
        <w:rPr>
          <w:rFonts w:cs="Arial"/>
          <w:sz w:val="22"/>
          <w:szCs w:val="22"/>
        </w:rPr>
        <w:t>e</w:t>
      </w:r>
      <w:r w:rsidR="008073A4">
        <w:rPr>
          <w:rFonts w:cs="Arial"/>
          <w:sz w:val="22"/>
          <w:szCs w:val="22"/>
        </w:rPr>
        <w:t>se</w:t>
      </w:r>
      <w:r w:rsidR="00193321">
        <w:rPr>
          <w:rFonts w:cs="Arial"/>
          <w:sz w:val="22"/>
          <w:szCs w:val="22"/>
        </w:rPr>
        <w:t xml:space="preserve"> data must</w:t>
      </w:r>
      <w:r w:rsidR="008073A4">
        <w:rPr>
          <w:rFonts w:cs="Arial"/>
          <w:sz w:val="22"/>
          <w:szCs w:val="22"/>
        </w:rPr>
        <w:t xml:space="preserve"> also</w:t>
      </w:r>
      <w:r w:rsidR="00193321">
        <w:rPr>
          <w:rFonts w:cs="Arial"/>
          <w:sz w:val="22"/>
          <w:szCs w:val="22"/>
        </w:rPr>
        <w:t xml:space="preserve"> be approved by the Knight ADRC</w:t>
      </w:r>
      <w:r w:rsidR="00F512B5">
        <w:rPr>
          <w:rFonts w:cs="Arial"/>
          <w:sz w:val="22"/>
          <w:szCs w:val="22"/>
        </w:rPr>
        <w:t xml:space="preserve"> (</w:t>
      </w:r>
      <w:hyperlink r:id="rId19" w:history="1">
        <w:r w:rsidR="00F512B5" w:rsidRPr="00024872">
          <w:rPr>
            <w:rFonts w:cs="Arial"/>
            <w:sz w:val="22"/>
            <w:szCs w:val="22"/>
          </w:rPr>
          <w:t>http://alzheimer.wustl.edu/Research/ResourceRequest.htm</w:t>
        </w:r>
      </w:hyperlink>
      <w:r w:rsidR="00F512B5" w:rsidRPr="00024872">
        <w:rPr>
          <w:rFonts w:cs="Arial"/>
          <w:sz w:val="22"/>
          <w:szCs w:val="22"/>
        </w:rPr>
        <w:t>)</w:t>
      </w:r>
      <w:r w:rsidR="008073A4" w:rsidRPr="00024872">
        <w:rPr>
          <w:rFonts w:cs="Arial"/>
          <w:sz w:val="22"/>
          <w:szCs w:val="22"/>
        </w:rPr>
        <w:t>.</w:t>
      </w:r>
    </w:p>
    <w:p w:rsidR="00175766" w:rsidRPr="00024872" w:rsidRDefault="00175766">
      <w:pPr>
        <w:rPr>
          <w:rFonts w:cs="Arial"/>
          <w:sz w:val="22"/>
          <w:szCs w:val="22"/>
        </w:rPr>
      </w:pPr>
    </w:p>
    <w:p w:rsidR="00024872" w:rsidRPr="00024872" w:rsidRDefault="00024872" w:rsidP="00024872">
      <w:pPr>
        <w:rPr>
          <w:rFonts w:ascii="Times" w:hAnsi="Times"/>
          <w:sz w:val="22"/>
          <w:szCs w:val="20"/>
        </w:rPr>
      </w:pPr>
      <w:r w:rsidRPr="00024872">
        <w:rPr>
          <w:rFonts w:ascii="Arial" w:hAnsi="Arial"/>
          <w:color w:val="222222"/>
          <w:sz w:val="22"/>
          <w:szCs w:val="26"/>
          <w:shd w:val="clear" w:color="auto" w:fill="FFFFFF"/>
        </w:rPr>
        <w:t>Users of the CNDA may notice PET reconstructions utilizing a 128 size matrix (128mtx)</w:t>
      </w:r>
      <w:r w:rsidR="001173A6">
        <w:rPr>
          <w:rFonts w:ascii="Arial" w:hAnsi="Arial"/>
          <w:color w:val="222222"/>
          <w:sz w:val="22"/>
          <w:szCs w:val="26"/>
          <w:shd w:val="clear" w:color="auto" w:fill="FFFFFF"/>
        </w:rPr>
        <w:t>. T</w:t>
      </w:r>
      <w:r w:rsidRPr="00024872">
        <w:rPr>
          <w:rFonts w:ascii="Arial" w:hAnsi="Arial"/>
          <w:color w:val="222222"/>
          <w:sz w:val="22"/>
          <w:szCs w:val="26"/>
          <w:shd w:val="clear" w:color="auto" w:fill="FFFFFF"/>
        </w:rPr>
        <w:t>his is a scan reconstruction specific to WU and should not be used when analyzing DIAN data</w:t>
      </w:r>
      <w:r w:rsidR="00951BB8">
        <w:rPr>
          <w:rFonts w:ascii="Arial" w:hAnsi="Arial"/>
          <w:color w:val="222222"/>
          <w:sz w:val="22"/>
          <w:szCs w:val="26"/>
          <w:shd w:val="clear" w:color="auto" w:fill="FFFFFF"/>
        </w:rPr>
        <w:t>.</w:t>
      </w:r>
    </w:p>
    <w:p w:rsidR="00E45F42" w:rsidRPr="007312CD" w:rsidRDefault="00E45F42">
      <w:pPr>
        <w:rPr>
          <w:rFonts w:cs="Arial"/>
          <w:b/>
          <w:sz w:val="22"/>
          <w:szCs w:val="22"/>
          <w:u w:val="single"/>
        </w:rPr>
      </w:pPr>
    </w:p>
    <w:p w:rsidR="00976D8A" w:rsidRPr="007312CD" w:rsidRDefault="00E45F42">
      <w:pPr>
        <w:rPr>
          <w:rFonts w:cs="Arial"/>
          <w:sz w:val="22"/>
          <w:szCs w:val="22"/>
        </w:rPr>
      </w:pPr>
      <w:r w:rsidRPr="007312CD">
        <w:rPr>
          <w:rFonts w:cs="Arial"/>
          <w:sz w:val="22"/>
          <w:szCs w:val="22"/>
        </w:rPr>
        <w:t>Extracted (processed</w:t>
      </w:r>
      <w:r w:rsidR="00496C28">
        <w:rPr>
          <w:rFonts w:cs="Arial"/>
          <w:sz w:val="22"/>
          <w:szCs w:val="22"/>
        </w:rPr>
        <w:t xml:space="preserve">) data </w:t>
      </w:r>
      <w:r w:rsidRPr="007312CD">
        <w:rPr>
          <w:rFonts w:cs="Arial"/>
          <w:sz w:val="22"/>
          <w:szCs w:val="22"/>
        </w:rPr>
        <w:t>for volumetric MRI and amyloid P</w:t>
      </w:r>
      <w:r w:rsidR="00A27625">
        <w:rPr>
          <w:rFonts w:cs="Arial"/>
          <w:sz w:val="22"/>
          <w:szCs w:val="22"/>
        </w:rPr>
        <w:t>i</w:t>
      </w:r>
      <w:r w:rsidRPr="007312CD">
        <w:rPr>
          <w:rFonts w:cs="Arial"/>
          <w:sz w:val="22"/>
          <w:szCs w:val="22"/>
        </w:rPr>
        <w:t xml:space="preserve">B PET is available by request through the Knight ADRC and distributed by Biostatistics. </w:t>
      </w:r>
      <w:r w:rsidR="00976D8A" w:rsidRPr="007312CD">
        <w:rPr>
          <w:rFonts w:cs="Arial"/>
          <w:sz w:val="22"/>
          <w:szCs w:val="22"/>
        </w:rPr>
        <w:t>In the future, this will be available through ClinPortal.</w:t>
      </w:r>
    </w:p>
    <w:p w:rsidR="00976D8A" w:rsidRPr="007312CD" w:rsidRDefault="00976D8A">
      <w:pPr>
        <w:rPr>
          <w:rFonts w:cs="Arial"/>
          <w:sz w:val="22"/>
          <w:szCs w:val="22"/>
        </w:rPr>
      </w:pPr>
    </w:p>
    <w:p w:rsidR="00976D8A" w:rsidRPr="007312CD" w:rsidRDefault="00976D8A">
      <w:pPr>
        <w:rPr>
          <w:rFonts w:cs="Arial"/>
          <w:sz w:val="22"/>
          <w:szCs w:val="22"/>
        </w:rPr>
      </w:pPr>
      <w:r w:rsidRPr="007312CD">
        <w:rPr>
          <w:rFonts w:cs="Arial"/>
          <w:sz w:val="22"/>
          <w:szCs w:val="22"/>
        </w:rPr>
        <w:t>Extracted (processed</w:t>
      </w:r>
      <w:r w:rsidR="00873604">
        <w:rPr>
          <w:rFonts w:cs="Arial"/>
          <w:sz w:val="22"/>
          <w:szCs w:val="22"/>
        </w:rPr>
        <w:t>)</w:t>
      </w:r>
      <w:r w:rsidRPr="007312CD">
        <w:rPr>
          <w:rFonts w:cs="Arial"/>
          <w:sz w:val="22"/>
          <w:szCs w:val="22"/>
        </w:rPr>
        <w:t xml:space="preserve"> data f</w:t>
      </w:r>
      <w:r w:rsidR="00873604">
        <w:rPr>
          <w:rFonts w:cs="Arial"/>
          <w:sz w:val="22"/>
          <w:szCs w:val="22"/>
        </w:rPr>
        <w:t>or volumetric MRI and amyloid Pi</w:t>
      </w:r>
      <w:r w:rsidRPr="007312CD">
        <w:rPr>
          <w:rFonts w:cs="Arial"/>
          <w:sz w:val="22"/>
          <w:szCs w:val="22"/>
        </w:rPr>
        <w:t>B PET is deposited on a regular basis.  The contents of this manual</w:t>
      </w:r>
      <w:r w:rsidR="00F512B5">
        <w:rPr>
          <w:rFonts w:cs="Arial"/>
          <w:sz w:val="22"/>
          <w:szCs w:val="22"/>
        </w:rPr>
        <w:t xml:space="preserve"> describe the data deposited cumulatively for the DIAN project through 2013.</w:t>
      </w:r>
      <w:r w:rsidR="00873604">
        <w:rPr>
          <w:rFonts w:cs="Arial"/>
          <w:sz w:val="22"/>
          <w:szCs w:val="22"/>
        </w:rPr>
        <w:t xml:space="preserve"> </w:t>
      </w:r>
      <w:r w:rsidR="00EC469C">
        <w:rPr>
          <w:rFonts w:cs="Arial"/>
          <w:sz w:val="22"/>
          <w:szCs w:val="22"/>
        </w:rPr>
        <w:t xml:space="preserve"> </w:t>
      </w:r>
      <w:r w:rsidR="00F512B5">
        <w:rPr>
          <w:rFonts w:cs="Arial"/>
          <w:sz w:val="22"/>
          <w:szCs w:val="22"/>
        </w:rPr>
        <w:t xml:space="preserve">For PET and MR imaging protocols please refer to the technical procedures manuals for each modality. </w:t>
      </w:r>
      <w:r w:rsidR="00873604">
        <w:rPr>
          <w:rFonts w:cs="Arial"/>
          <w:sz w:val="22"/>
          <w:szCs w:val="22"/>
        </w:rPr>
        <w:t xml:space="preserve">To receive the </w:t>
      </w:r>
      <w:r w:rsidR="00F512B5">
        <w:rPr>
          <w:rFonts w:cs="Arial"/>
          <w:sz w:val="22"/>
          <w:szCs w:val="22"/>
        </w:rPr>
        <w:t>DIAN imaging manuals</w:t>
      </w:r>
      <w:r w:rsidR="00EC469C">
        <w:rPr>
          <w:rFonts w:cs="Arial"/>
          <w:sz w:val="22"/>
          <w:szCs w:val="22"/>
        </w:rPr>
        <w:t xml:space="preserve">, </w:t>
      </w:r>
      <w:r w:rsidR="00EC469C" w:rsidRPr="007312CD">
        <w:rPr>
          <w:rFonts w:cs="Arial"/>
          <w:sz w:val="22"/>
          <w:szCs w:val="22"/>
        </w:rPr>
        <w:t>further clarification of the processing methods used</w:t>
      </w:r>
      <w:r w:rsidR="00EC469C">
        <w:rPr>
          <w:rFonts w:cs="Arial"/>
          <w:sz w:val="22"/>
          <w:szCs w:val="22"/>
        </w:rPr>
        <w:t>,</w:t>
      </w:r>
      <w:r w:rsidR="00F512B5">
        <w:rPr>
          <w:rFonts w:cs="Arial"/>
          <w:sz w:val="22"/>
          <w:szCs w:val="22"/>
        </w:rPr>
        <w:t xml:space="preserve"> </w:t>
      </w:r>
      <w:r w:rsidR="00873604">
        <w:rPr>
          <w:rFonts w:cs="Arial"/>
          <w:sz w:val="22"/>
          <w:szCs w:val="22"/>
        </w:rPr>
        <w:t>or if</w:t>
      </w:r>
      <w:r w:rsidRPr="007312CD">
        <w:rPr>
          <w:rFonts w:cs="Arial"/>
          <w:sz w:val="22"/>
          <w:szCs w:val="22"/>
        </w:rPr>
        <w:t xml:space="preserve"> specialized processing</w:t>
      </w:r>
      <w:r w:rsidR="00873604">
        <w:rPr>
          <w:rFonts w:cs="Arial"/>
          <w:sz w:val="22"/>
          <w:szCs w:val="22"/>
        </w:rPr>
        <w:t xml:space="preserve"> is required</w:t>
      </w:r>
      <w:r w:rsidRPr="007312CD">
        <w:rPr>
          <w:rFonts w:cs="Arial"/>
          <w:sz w:val="22"/>
          <w:szCs w:val="22"/>
        </w:rPr>
        <w:t>, please contact a Core Leader or Co-Leader.</w:t>
      </w:r>
    </w:p>
    <w:p w:rsidR="00976D8A" w:rsidRPr="007312CD" w:rsidRDefault="00976D8A">
      <w:pPr>
        <w:rPr>
          <w:rFonts w:cs="Arial"/>
          <w:sz w:val="22"/>
          <w:szCs w:val="22"/>
        </w:rPr>
      </w:pPr>
    </w:p>
    <w:p w:rsidR="00976D8A" w:rsidRPr="007312CD" w:rsidRDefault="00C47869" w:rsidP="00C47869">
      <w:pPr>
        <w:pStyle w:val="Heading2"/>
      </w:pPr>
      <w:r>
        <w:br w:type="page"/>
      </w:r>
      <w:bookmarkStart w:id="7" w:name="_Toc476150691"/>
      <w:r w:rsidR="00976D8A" w:rsidRPr="007312CD">
        <w:t>Recen</w:t>
      </w:r>
      <w:r w:rsidR="00AF7C4D">
        <w:t>t and Upcoming Data Freeze Information</w:t>
      </w:r>
      <w:r w:rsidR="00976D8A" w:rsidRPr="007312CD">
        <w:t>:</w:t>
      </w:r>
      <w:bookmarkEnd w:id="7"/>
    </w:p>
    <w:p w:rsidR="000A2581" w:rsidRDefault="000A2581" w:rsidP="004A0826">
      <w:pPr>
        <w:pStyle w:val="Heading2"/>
      </w:pPr>
    </w:p>
    <w:p w:rsidR="004802E4" w:rsidRDefault="000A2581" w:rsidP="004A0826">
      <w:pPr>
        <w:pStyle w:val="Heading2"/>
      </w:pPr>
      <w:bookmarkStart w:id="8" w:name="_Toc476150692"/>
      <w:r>
        <w:t>DIAN DF7 May 2014</w:t>
      </w:r>
      <w:bookmarkEnd w:id="8"/>
    </w:p>
    <w:p w:rsidR="004A0826" w:rsidRPr="004A0826" w:rsidRDefault="004A0826" w:rsidP="004A0826">
      <w:pPr>
        <w:rPr>
          <w:lang w:eastAsia="ja-JP"/>
        </w:rPr>
      </w:pPr>
    </w:p>
    <w:p w:rsidR="000A2581" w:rsidRDefault="007F6DCE" w:rsidP="004A0826">
      <w:pPr>
        <w:pStyle w:val="ListParagraph"/>
        <w:numPr>
          <w:ilvl w:val="0"/>
          <w:numId w:val="9"/>
        </w:numPr>
      </w:pPr>
      <w:r>
        <w:t>Contains</w:t>
      </w:r>
      <w:r w:rsidR="00C94D72">
        <w:t xml:space="preserve"> 510 MRI, 402 FS-PiB, 447 FS-FDG, </w:t>
      </w:r>
      <w:r w:rsidR="00A02F8A">
        <w:t>33 manual-PiB</w:t>
      </w:r>
      <w:r w:rsidR="00C94D72">
        <w:t>, 46 manual-FDG</w:t>
      </w:r>
    </w:p>
    <w:p w:rsidR="00AF7C4D" w:rsidRDefault="00AF7C4D" w:rsidP="00AF7C4D">
      <w:pPr>
        <w:rPr>
          <w:rFonts w:cs="Arial"/>
          <w:sz w:val="22"/>
          <w:szCs w:val="22"/>
        </w:rPr>
      </w:pPr>
    </w:p>
    <w:p w:rsidR="00AF7C4D" w:rsidRDefault="00AF7C4D" w:rsidP="004A0826">
      <w:pPr>
        <w:pStyle w:val="Heading2"/>
      </w:pPr>
      <w:bookmarkStart w:id="9" w:name="_Toc476150693"/>
      <w:r>
        <w:t>DIAN DF8 July 2014</w:t>
      </w:r>
      <w:r w:rsidR="004A0826">
        <w:t xml:space="preserve"> </w:t>
      </w:r>
      <w:r w:rsidR="00CC2CB2">
        <w:t>(</w:t>
      </w:r>
      <w:r w:rsidR="004A0826">
        <w:t>PET Unified Processing Pipeline</w:t>
      </w:r>
      <w:r w:rsidR="00CC2CB2">
        <w:t>)</w:t>
      </w:r>
      <w:bookmarkEnd w:id="9"/>
    </w:p>
    <w:p w:rsidR="004A0826" w:rsidRPr="004A0826" w:rsidRDefault="004A0826" w:rsidP="004A0826">
      <w:pPr>
        <w:rPr>
          <w:lang w:eastAsia="ja-JP"/>
        </w:rPr>
      </w:pPr>
    </w:p>
    <w:p w:rsidR="00AF7C4D" w:rsidRDefault="00AF7C4D" w:rsidP="00B106A1">
      <w:pPr>
        <w:pStyle w:val="ListParagraph"/>
        <w:numPr>
          <w:ilvl w:val="0"/>
          <w:numId w:val="9"/>
        </w:numPr>
        <w:rPr>
          <w:rFonts w:cs="Arial"/>
          <w:sz w:val="22"/>
          <w:szCs w:val="22"/>
        </w:rPr>
      </w:pPr>
      <w:r w:rsidRPr="00CA0F17">
        <w:rPr>
          <w:rFonts w:cs="Arial"/>
          <w:sz w:val="22"/>
          <w:szCs w:val="22"/>
        </w:rPr>
        <w:t xml:space="preserve">DIAN DF8 PET data </w:t>
      </w:r>
      <w:r w:rsidR="00E65CD2">
        <w:rPr>
          <w:rFonts w:cs="Arial"/>
          <w:sz w:val="22"/>
          <w:szCs w:val="22"/>
        </w:rPr>
        <w:t xml:space="preserve">has been </w:t>
      </w:r>
      <w:r w:rsidR="004A0826" w:rsidRPr="00CA0F17">
        <w:rPr>
          <w:rFonts w:cs="Arial"/>
          <w:sz w:val="22"/>
          <w:szCs w:val="22"/>
        </w:rPr>
        <w:t>(re)</w:t>
      </w:r>
      <w:r w:rsidRPr="00CA0F17">
        <w:rPr>
          <w:rFonts w:cs="Arial"/>
          <w:sz w:val="22"/>
          <w:szCs w:val="22"/>
        </w:rPr>
        <w:t xml:space="preserve">processed using the Imaging Core Laboratory’s PET Unified Processing pipeline (PUP). </w:t>
      </w:r>
      <w:r w:rsidR="00CA0F17" w:rsidRPr="00CA0F17">
        <w:rPr>
          <w:rFonts w:cs="Arial"/>
          <w:sz w:val="22"/>
          <w:szCs w:val="22"/>
        </w:rPr>
        <w:t>This pipeline allows for better target registration and reduction of motion artifact which will recover</w:t>
      </w:r>
      <w:r w:rsidR="000C732E">
        <w:rPr>
          <w:rFonts w:cs="Arial"/>
          <w:sz w:val="22"/>
          <w:szCs w:val="22"/>
        </w:rPr>
        <w:t>s</w:t>
      </w:r>
      <w:r w:rsidR="00CA0F17" w:rsidRPr="00CA0F17">
        <w:rPr>
          <w:rFonts w:cs="Arial"/>
          <w:sz w:val="22"/>
          <w:szCs w:val="22"/>
        </w:rPr>
        <w:t xml:space="preserve"> imaging sessions whose ROI analyses could only be processed manually. Reprocessing with PUP yield</w:t>
      </w:r>
      <w:r w:rsidR="000C732E">
        <w:rPr>
          <w:rFonts w:cs="Arial"/>
          <w:sz w:val="22"/>
          <w:szCs w:val="22"/>
        </w:rPr>
        <w:t>s</w:t>
      </w:r>
      <w:r w:rsidR="00CA0F17" w:rsidRPr="00CA0F17">
        <w:rPr>
          <w:rFonts w:cs="Arial"/>
          <w:sz w:val="22"/>
          <w:szCs w:val="22"/>
        </w:rPr>
        <w:t xml:space="preserve"> superior longitudinal imaging data.</w:t>
      </w:r>
      <w:r w:rsidR="00B106A1">
        <w:rPr>
          <w:rFonts w:cs="Arial"/>
          <w:sz w:val="22"/>
          <w:szCs w:val="22"/>
        </w:rPr>
        <w:t xml:space="preserve"> </w:t>
      </w:r>
      <w:r w:rsidR="00CA0F17" w:rsidRPr="00B106A1">
        <w:rPr>
          <w:rFonts w:cs="Arial"/>
          <w:sz w:val="22"/>
          <w:szCs w:val="22"/>
        </w:rPr>
        <w:t xml:space="preserve">PUP will also allow for </w:t>
      </w:r>
      <w:r w:rsidR="00E65CD2">
        <w:rPr>
          <w:rFonts w:cs="Arial"/>
          <w:sz w:val="22"/>
          <w:szCs w:val="22"/>
        </w:rPr>
        <w:t>di novo</w:t>
      </w:r>
      <w:r w:rsidR="00E65CD2" w:rsidRPr="00B106A1">
        <w:rPr>
          <w:rFonts w:cs="Arial"/>
          <w:sz w:val="22"/>
          <w:szCs w:val="22"/>
        </w:rPr>
        <w:t xml:space="preserve"> </w:t>
      </w:r>
      <w:r w:rsidR="00CA0F17" w:rsidRPr="00B106A1">
        <w:rPr>
          <w:rFonts w:cs="Arial"/>
          <w:sz w:val="22"/>
          <w:szCs w:val="22"/>
        </w:rPr>
        <w:t>atlas registration and refined (template and manually dr</w:t>
      </w:r>
      <w:r w:rsidR="00B106A1">
        <w:rPr>
          <w:rFonts w:cs="Arial"/>
          <w:sz w:val="22"/>
          <w:szCs w:val="22"/>
        </w:rPr>
        <w:t>awn) ROI using the same engine.</w:t>
      </w:r>
    </w:p>
    <w:p w:rsidR="00CC2CB2" w:rsidRDefault="00CC2CB2" w:rsidP="00CC2CB2">
      <w:pPr>
        <w:pStyle w:val="ListParagraph"/>
        <w:ind w:left="1440"/>
        <w:rPr>
          <w:rFonts w:cs="Arial"/>
          <w:sz w:val="22"/>
          <w:szCs w:val="22"/>
        </w:rPr>
      </w:pPr>
    </w:p>
    <w:p w:rsidR="00CC2CB2" w:rsidRPr="00096A52" w:rsidRDefault="00CC2CB2" w:rsidP="00CC2CB2">
      <w:pPr>
        <w:pStyle w:val="ListParagraph"/>
        <w:numPr>
          <w:ilvl w:val="0"/>
          <w:numId w:val="9"/>
        </w:numPr>
        <w:rPr>
          <w:rFonts w:ascii="Arial (Body)" w:hAnsi="Arial (Body)" w:cs="Arial"/>
          <w:sz w:val="22"/>
          <w:szCs w:val="22"/>
        </w:rPr>
      </w:pPr>
      <w:r w:rsidRPr="00096A52">
        <w:rPr>
          <w:rFonts w:ascii="Arial (Body)" w:hAnsi="Arial (Body)" w:cs="Arial"/>
          <w:sz w:val="22"/>
          <w:szCs w:val="22"/>
        </w:rPr>
        <w:t xml:space="preserve">Contains 574 MRI, 487 FS-PiB, 515 FS-FDG, </w:t>
      </w:r>
      <w:r w:rsidR="00882C15" w:rsidRPr="00096A52">
        <w:rPr>
          <w:rFonts w:ascii="Arial (Body)" w:hAnsi="Arial (Body)" w:cs="Arial"/>
          <w:sz w:val="22"/>
          <w:szCs w:val="22"/>
        </w:rPr>
        <w:t xml:space="preserve">28 </w:t>
      </w:r>
      <w:r w:rsidRPr="00096A52">
        <w:rPr>
          <w:rFonts w:ascii="Arial (Body)" w:hAnsi="Arial (Body)" w:cs="Arial"/>
          <w:sz w:val="22"/>
          <w:szCs w:val="22"/>
        </w:rPr>
        <w:t xml:space="preserve">manual-PiB, </w:t>
      </w:r>
      <w:r w:rsidR="00882C15" w:rsidRPr="00096A52">
        <w:rPr>
          <w:rFonts w:ascii="Arial (Body)" w:hAnsi="Arial (Body)" w:cs="Arial"/>
          <w:sz w:val="22"/>
          <w:szCs w:val="22"/>
        </w:rPr>
        <w:t>41</w:t>
      </w:r>
      <w:r w:rsidRPr="00096A52">
        <w:rPr>
          <w:rFonts w:ascii="Arial (Body)" w:hAnsi="Arial (Body)" w:cs="Arial"/>
          <w:sz w:val="22"/>
          <w:szCs w:val="22"/>
        </w:rPr>
        <w:t xml:space="preserve"> manual-FDG</w:t>
      </w:r>
    </w:p>
    <w:p w:rsidR="004863F3" w:rsidRPr="00096A52" w:rsidRDefault="004863F3" w:rsidP="004863F3">
      <w:pPr>
        <w:pStyle w:val="ListParagraph"/>
        <w:numPr>
          <w:ilvl w:val="0"/>
          <w:numId w:val="9"/>
        </w:numPr>
        <w:rPr>
          <w:rFonts w:ascii="Arial (Body)" w:hAnsi="Arial (Body)" w:cs="Arial"/>
          <w:sz w:val="22"/>
          <w:szCs w:val="22"/>
        </w:rPr>
      </w:pPr>
      <w:r w:rsidRPr="00096A52">
        <w:rPr>
          <w:rFonts w:ascii="Arial (Body)" w:hAnsi="Arial (Body)" w:cs="Arial"/>
          <w:sz w:val="22"/>
          <w:szCs w:val="22"/>
        </w:rPr>
        <w:t>Longitudinal Summary</w:t>
      </w:r>
    </w:p>
    <w:p w:rsidR="004863F3" w:rsidRPr="00096A52" w:rsidRDefault="004863F3" w:rsidP="004863F3">
      <w:pPr>
        <w:pStyle w:val="ListParagraph"/>
        <w:numPr>
          <w:ilvl w:val="1"/>
          <w:numId w:val="9"/>
        </w:numPr>
        <w:rPr>
          <w:rFonts w:ascii="Arial (Body)" w:hAnsi="Arial (Body)" w:cs="Arial"/>
          <w:sz w:val="22"/>
          <w:szCs w:val="22"/>
        </w:rPr>
      </w:pPr>
      <w:r w:rsidRPr="00096A52">
        <w:rPr>
          <w:rFonts w:ascii="Arial (Body)" w:hAnsi="Arial (Body)" w:cs="Segoe UI"/>
          <w:color w:val="000000"/>
          <w:sz w:val="22"/>
          <w:shd w:val="clear" w:color="auto" w:fill="FFFFFF"/>
        </w:rPr>
        <w:t>ASL: 169 subjects with 1 scan, 18 subjects with more than 1 scan.</w:t>
      </w:r>
    </w:p>
    <w:p w:rsidR="004863F3" w:rsidRPr="00096A52" w:rsidRDefault="004863F3" w:rsidP="004863F3">
      <w:pPr>
        <w:pStyle w:val="ListParagraph"/>
        <w:numPr>
          <w:ilvl w:val="1"/>
          <w:numId w:val="9"/>
        </w:numPr>
        <w:rPr>
          <w:rFonts w:ascii="Arial (Body)" w:hAnsi="Arial (Body)" w:cs="Arial"/>
          <w:sz w:val="22"/>
          <w:szCs w:val="22"/>
        </w:rPr>
      </w:pPr>
      <w:r w:rsidRPr="00096A52">
        <w:rPr>
          <w:rFonts w:ascii="Arial (Body)" w:hAnsi="Arial (Body)" w:cs="Segoe UI"/>
          <w:color w:val="000000"/>
          <w:sz w:val="22"/>
          <w:shd w:val="clear" w:color="auto" w:fill="FFFFFF"/>
        </w:rPr>
        <w:t>MRI: 193 with 1 scan, 161 with more than 1 scan. </w:t>
      </w:r>
    </w:p>
    <w:p w:rsidR="004863F3" w:rsidRPr="00096A52" w:rsidRDefault="004863F3" w:rsidP="004863F3">
      <w:pPr>
        <w:pStyle w:val="ListParagraph"/>
        <w:numPr>
          <w:ilvl w:val="1"/>
          <w:numId w:val="9"/>
        </w:numPr>
        <w:rPr>
          <w:rFonts w:ascii="Arial (Body)" w:hAnsi="Arial (Body)" w:cs="Arial"/>
          <w:sz w:val="22"/>
          <w:szCs w:val="22"/>
        </w:rPr>
      </w:pPr>
      <w:r w:rsidRPr="00096A52">
        <w:rPr>
          <w:rFonts w:ascii="Arial (Body)" w:hAnsi="Arial (Body)" w:cs="Segoe UI"/>
          <w:color w:val="000000"/>
          <w:sz w:val="22"/>
          <w:shd w:val="clear" w:color="auto" w:fill="FFFFFF"/>
        </w:rPr>
        <w:t>FDG: 194 with 1 scan, 148 with more than 1 scan.</w:t>
      </w:r>
    </w:p>
    <w:p w:rsidR="004863F3" w:rsidRPr="00096A52" w:rsidRDefault="004863F3" w:rsidP="004863F3">
      <w:pPr>
        <w:pStyle w:val="ListParagraph"/>
        <w:numPr>
          <w:ilvl w:val="1"/>
          <w:numId w:val="9"/>
        </w:numPr>
        <w:rPr>
          <w:rFonts w:ascii="Arial (Body)" w:hAnsi="Arial (Body)" w:cs="Arial"/>
          <w:sz w:val="22"/>
          <w:szCs w:val="22"/>
        </w:rPr>
      </w:pPr>
      <w:r w:rsidRPr="00096A52">
        <w:rPr>
          <w:rFonts w:ascii="Arial (Body)" w:hAnsi="Arial (Body)" w:cs="Segoe UI"/>
          <w:color w:val="000000"/>
          <w:sz w:val="22"/>
          <w:shd w:val="clear" w:color="auto" w:fill="FFFFFF"/>
        </w:rPr>
        <w:t>PIB: 192 with 1 scan, 139 with more than 1 scan.</w:t>
      </w:r>
    </w:p>
    <w:p w:rsidR="000F369B" w:rsidRPr="00096A52" w:rsidRDefault="000F369B" w:rsidP="000F369B">
      <w:pPr>
        <w:rPr>
          <w:rFonts w:ascii="Arial (Body)" w:hAnsi="Arial (Body)" w:cs="Arial"/>
          <w:sz w:val="22"/>
          <w:szCs w:val="22"/>
        </w:rPr>
      </w:pPr>
    </w:p>
    <w:p w:rsidR="000F369B" w:rsidRPr="001D5B01" w:rsidRDefault="00387B56" w:rsidP="000F369B">
      <w:pPr>
        <w:pStyle w:val="Heading2"/>
        <w:rPr>
          <w:rFonts w:asciiTheme="majorHAnsi" w:hAnsiTheme="majorHAnsi" w:cstheme="majorHAnsi"/>
        </w:rPr>
      </w:pPr>
      <w:bookmarkStart w:id="10" w:name="_Toc476150694"/>
      <w:r w:rsidRPr="001D5B01">
        <w:rPr>
          <w:rFonts w:asciiTheme="majorHAnsi" w:hAnsiTheme="majorHAnsi" w:cstheme="majorHAnsi"/>
        </w:rPr>
        <w:t>DIAN DF9</w:t>
      </w:r>
      <w:r w:rsidR="000F369B" w:rsidRPr="001D5B01">
        <w:rPr>
          <w:rFonts w:asciiTheme="majorHAnsi" w:hAnsiTheme="majorHAnsi" w:cstheme="majorHAnsi"/>
        </w:rPr>
        <w:t xml:space="preserve"> </w:t>
      </w:r>
      <w:r w:rsidRPr="001D5B01">
        <w:rPr>
          <w:rFonts w:asciiTheme="majorHAnsi" w:hAnsiTheme="majorHAnsi" w:cstheme="majorHAnsi"/>
        </w:rPr>
        <w:t>April 2015</w:t>
      </w:r>
      <w:r w:rsidR="000F369B" w:rsidRPr="001D5B01">
        <w:rPr>
          <w:rFonts w:asciiTheme="majorHAnsi" w:hAnsiTheme="majorHAnsi" w:cstheme="majorHAnsi"/>
        </w:rPr>
        <w:t xml:space="preserve"> (PET Unified Processing Pipeline)</w:t>
      </w:r>
      <w:bookmarkEnd w:id="10"/>
    </w:p>
    <w:p w:rsidR="000F369B" w:rsidRPr="00096A52" w:rsidRDefault="000F369B" w:rsidP="000F369B">
      <w:pPr>
        <w:rPr>
          <w:rFonts w:ascii="Arial (Body)" w:hAnsi="Arial (Body)"/>
          <w:sz w:val="22"/>
          <w:lang w:eastAsia="ja-JP"/>
        </w:rPr>
      </w:pPr>
    </w:p>
    <w:p w:rsidR="001B5195" w:rsidRDefault="000F369B" w:rsidP="000F369B">
      <w:pPr>
        <w:pStyle w:val="ListParagraph"/>
        <w:numPr>
          <w:ilvl w:val="0"/>
          <w:numId w:val="11"/>
        </w:numPr>
        <w:ind w:left="1440"/>
        <w:rPr>
          <w:rFonts w:ascii="Arial (Body)" w:hAnsi="Arial (Body)"/>
          <w:sz w:val="22"/>
          <w:lang w:eastAsia="ja-JP"/>
        </w:rPr>
      </w:pPr>
      <w:r w:rsidRPr="00096A52">
        <w:rPr>
          <w:rFonts w:ascii="Arial (Body)" w:hAnsi="Arial (Body)"/>
          <w:sz w:val="22"/>
          <w:lang w:eastAsia="ja-JP"/>
        </w:rPr>
        <w:t xml:space="preserve">Contains </w:t>
      </w:r>
      <w:r w:rsidR="004E0851">
        <w:rPr>
          <w:rFonts w:ascii="Arial (Body)" w:hAnsi="Arial (Body)"/>
          <w:sz w:val="22"/>
          <w:lang w:eastAsia="ja-JP"/>
        </w:rPr>
        <w:t>632 MRI,</w:t>
      </w:r>
      <w:r w:rsidR="004E0851" w:rsidRPr="004E0851">
        <w:rPr>
          <w:rFonts w:ascii="Arial (Body)" w:hAnsi="Arial (Body)"/>
          <w:sz w:val="22"/>
          <w:lang w:eastAsia="ja-JP"/>
        </w:rPr>
        <w:t xml:space="preserve"> </w:t>
      </w:r>
      <w:r w:rsidR="004E0851">
        <w:rPr>
          <w:rFonts w:ascii="Arial (Body)" w:hAnsi="Arial (Body)"/>
          <w:sz w:val="22"/>
          <w:lang w:eastAsia="ja-JP"/>
        </w:rPr>
        <w:t xml:space="preserve">492 FS-PiB, </w:t>
      </w:r>
      <w:r w:rsidR="00D4111D">
        <w:rPr>
          <w:rFonts w:ascii="Arial (Body)" w:hAnsi="Arial (Body)"/>
          <w:sz w:val="22"/>
          <w:lang w:eastAsia="ja-JP"/>
        </w:rPr>
        <w:t xml:space="preserve">522 FS-FDG, </w:t>
      </w:r>
      <w:r w:rsidR="00470C68">
        <w:rPr>
          <w:rFonts w:ascii="Arial (Body)" w:hAnsi="Arial (Body)"/>
          <w:sz w:val="22"/>
          <w:lang w:eastAsia="ja-JP"/>
        </w:rPr>
        <w:t>78 manual-PiB, 35 manual-FDG</w:t>
      </w:r>
    </w:p>
    <w:p w:rsidR="00470C68" w:rsidRPr="00096A52" w:rsidRDefault="00470C68" w:rsidP="000F369B">
      <w:pPr>
        <w:pStyle w:val="ListParagraph"/>
        <w:numPr>
          <w:ilvl w:val="0"/>
          <w:numId w:val="11"/>
        </w:numPr>
        <w:ind w:left="1440"/>
        <w:rPr>
          <w:rFonts w:ascii="Arial (Body)" w:hAnsi="Arial (Body)"/>
          <w:sz w:val="22"/>
          <w:lang w:eastAsia="ja-JP"/>
        </w:rPr>
      </w:pPr>
      <w:r>
        <w:rPr>
          <w:rFonts w:ascii="Arial (Body)" w:hAnsi="Arial (Body)"/>
          <w:sz w:val="22"/>
          <w:lang w:eastAsia="ja-JP"/>
        </w:rPr>
        <w:t>FS statistics do not include intracranial volume (ICV) values due to known issues with FreeSurfer version 5.1 calculations of ICV.</w:t>
      </w:r>
    </w:p>
    <w:p w:rsidR="001B5195" w:rsidRPr="00096A52" w:rsidRDefault="001B5195" w:rsidP="001B5195">
      <w:pPr>
        <w:pStyle w:val="ListParagraph"/>
        <w:numPr>
          <w:ilvl w:val="0"/>
          <w:numId w:val="11"/>
        </w:numPr>
        <w:ind w:left="1440"/>
        <w:rPr>
          <w:rFonts w:ascii="Arial (Body)" w:hAnsi="Arial (Body)"/>
          <w:sz w:val="22"/>
          <w:lang w:eastAsia="ja-JP"/>
        </w:rPr>
      </w:pPr>
      <w:r w:rsidRPr="00096A52">
        <w:rPr>
          <w:rFonts w:ascii="Arial (Body)" w:hAnsi="Arial (Body)"/>
          <w:sz w:val="22"/>
          <w:lang w:eastAsia="ja-JP"/>
        </w:rPr>
        <w:t>Longitudinal Summary</w:t>
      </w:r>
    </w:p>
    <w:p w:rsidR="001B5195" w:rsidRPr="00096A52" w:rsidRDefault="001B5195" w:rsidP="001B5195">
      <w:pPr>
        <w:pStyle w:val="ListParagraph"/>
        <w:numPr>
          <w:ilvl w:val="1"/>
          <w:numId w:val="11"/>
        </w:numPr>
        <w:ind w:left="2160"/>
        <w:rPr>
          <w:rFonts w:ascii="Arial (Body)" w:hAnsi="Arial (Body)"/>
          <w:sz w:val="22"/>
          <w:lang w:eastAsia="ja-JP"/>
        </w:rPr>
      </w:pPr>
      <w:r w:rsidRPr="00096A52">
        <w:rPr>
          <w:rFonts w:ascii="Arial (Body)" w:hAnsi="Arial (Body)"/>
          <w:sz w:val="22"/>
          <w:lang w:eastAsia="ja-JP"/>
        </w:rPr>
        <w:t>MRI</w:t>
      </w:r>
      <w:r w:rsidR="00096A52">
        <w:rPr>
          <w:rFonts w:ascii="Arial (Body)" w:hAnsi="Arial (Body)"/>
          <w:sz w:val="22"/>
          <w:lang w:eastAsia="ja-JP"/>
        </w:rPr>
        <w:t>:</w:t>
      </w:r>
      <w:r w:rsidR="00AE6632">
        <w:rPr>
          <w:rFonts w:ascii="Arial (Body)" w:hAnsi="Arial (Body)"/>
          <w:sz w:val="22"/>
          <w:lang w:eastAsia="ja-JP"/>
        </w:rPr>
        <w:t xml:space="preserve"> </w:t>
      </w:r>
      <w:r w:rsidR="00A35E36">
        <w:rPr>
          <w:rFonts w:ascii="Arial (Body)" w:hAnsi="Arial (Body)"/>
          <w:sz w:val="22"/>
          <w:lang w:eastAsia="ja-JP"/>
        </w:rPr>
        <w:t>201 with 1 scan, 172 with more than 1 scan.</w:t>
      </w:r>
    </w:p>
    <w:p w:rsidR="001B5195" w:rsidRPr="00096A52" w:rsidRDefault="001B5195" w:rsidP="001B5195">
      <w:pPr>
        <w:pStyle w:val="ListParagraph"/>
        <w:numPr>
          <w:ilvl w:val="1"/>
          <w:numId w:val="11"/>
        </w:numPr>
        <w:ind w:left="2160"/>
        <w:rPr>
          <w:rFonts w:ascii="Arial (Body)" w:hAnsi="Arial (Body)"/>
          <w:sz w:val="22"/>
          <w:lang w:eastAsia="ja-JP"/>
        </w:rPr>
      </w:pPr>
      <w:r w:rsidRPr="00096A52">
        <w:rPr>
          <w:rFonts w:ascii="Arial (Body)" w:hAnsi="Arial (Body)"/>
          <w:sz w:val="22"/>
          <w:lang w:eastAsia="ja-JP"/>
        </w:rPr>
        <w:t>FDG</w:t>
      </w:r>
      <w:r w:rsidR="00096A52">
        <w:rPr>
          <w:rFonts w:ascii="Arial (Body)" w:hAnsi="Arial (Body)"/>
          <w:sz w:val="22"/>
          <w:lang w:eastAsia="ja-JP"/>
        </w:rPr>
        <w:t>:</w:t>
      </w:r>
      <w:r w:rsidR="00AE6632">
        <w:rPr>
          <w:rFonts w:ascii="Arial (Body)" w:hAnsi="Arial (Body)"/>
          <w:sz w:val="22"/>
          <w:lang w:eastAsia="ja-JP"/>
        </w:rPr>
        <w:t xml:space="preserve"> </w:t>
      </w:r>
      <w:r w:rsidR="00B40100">
        <w:rPr>
          <w:rFonts w:ascii="Arial (Body)" w:hAnsi="Arial (Body)"/>
          <w:sz w:val="22"/>
          <w:lang w:eastAsia="ja-JP"/>
        </w:rPr>
        <w:t>191 with 1 scan, 142 with more than one scan.</w:t>
      </w:r>
    </w:p>
    <w:p w:rsidR="000F369B" w:rsidRDefault="001B5195" w:rsidP="001B5195">
      <w:pPr>
        <w:pStyle w:val="ListParagraph"/>
        <w:numPr>
          <w:ilvl w:val="1"/>
          <w:numId w:val="11"/>
        </w:numPr>
        <w:ind w:left="2160"/>
        <w:rPr>
          <w:rFonts w:ascii="Arial (Body)" w:hAnsi="Arial (Body)"/>
          <w:sz w:val="22"/>
          <w:lang w:eastAsia="ja-JP"/>
        </w:rPr>
      </w:pPr>
      <w:r w:rsidRPr="00096A52">
        <w:rPr>
          <w:rFonts w:ascii="Arial (Body)" w:hAnsi="Arial (Body)"/>
          <w:sz w:val="22"/>
          <w:lang w:eastAsia="ja-JP"/>
        </w:rPr>
        <w:t>PIB</w:t>
      </w:r>
      <w:r w:rsidR="00096A52">
        <w:rPr>
          <w:rFonts w:ascii="Arial (Body)" w:hAnsi="Arial (Body)"/>
          <w:sz w:val="22"/>
          <w:lang w:eastAsia="ja-JP"/>
        </w:rPr>
        <w:t>:</w:t>
      </w:r>
      <w:r w:rsidR="00AE6632">
        <w:rPr>
          <w:rFonts w:ascii="Arial (Body)" w:hAnsi="Arial (Body)"/>
          <w:sz w:val="22"/>
          <w:lang w:eastAsia="ja-JP"/>
        </w:rPr>
        <w:t xml:space="preserve"> </w:t>
      </w:r>
      <w:r w:rsidR="004D1902">
        <w:rPr>
          <w:rFonts w:ascii="Arial (Body)" w:hAnsi="Arial (Body)"/>
          <w:sz w:val="22"/>
          <w:lang w:eastAsia="ja-JP"/>
        </w:rPr>
        <w:t>187 with 1 scan, 131 with more than 1 scan.</w:t>
      </w:r>
    </w:p>
    <w:p w:rsidR="00470C68" w:rsidRPr="00470C68" w:rsidRDefault="00470C68" w:rsidP="00470C68">
      <w:pPr>
        <w:rPr>
          <w:rFonts w:ascii="Arial (Body)" w:hAnsi="Arial (Body)"/>
          <w:sz w:val="22"/>
          <w:lang w:eastAsia="ja-JP"/>
        </w:rPr>
      </w:pPr>
    </w:p>
    <w:p w:rsidR="001D5B01" w:rsidRDefault="001D5B01" w:rsidP="001D5B01">
      <w:pPr>
        <w:rPr>
          <w:rFonts w:ascii="Arial (Body)" w:hAnsi="Arial (Body)"/>
          <w:sz w:val="22"/>
          <w:lang w:eastAsia="ja-JP"/>
        </w:rPr>
      </w:pPr>
    </w:p>
    <w:p w:rsidR="001D5B01" w:rsidRDefault="00EB0F65" w:rsidP="001D5B01">
      <w:pPr>
        <w:pStyle w:val="Heading2"/>
        <w:rPr>
          <w:rFonts w:asciiTheme="majorHAnsi" w:hAnsiTheme="majorHAnsi" w:cstheme="majorHAnsi"/>
        </w:rPr>
      </w:pPr>
      <w:bookmarkStart w:id="11" w:name="_Toc476150695"/>
      <w:r>
        <w:rPr>
          <w:rFonts w:asciiTheme="majorHAnsi" w:hAnsiTheme="majorHAnsi" w:cstheme="majorHAnsi"/>
        </w:rPr>
        <w:t xml:space="preserve">DIAN DF10 May 2016 </w:t>
      </w:r>
      <w:r w:rsidR="00884915">
        <w:rPr>
          <w:rFonts w:asciiTheme="majorHAnsi" w:hAnsiTheme="majorHAnsi" w:cstheme="majorHAnsi"/>
        </w:rPr>
        <w:t>(FreeSurfer v5.3</w:t>
      </w:r>
      <w:r w:rsidR="001D5B01" w:rsidRPr="001D5B01">
        <w:rPr>
          <w:rFonts w:asciiTheme="majorHAnsi" w:hAnsiTheme="majorHAnsi" w:cstheme="majorHAnsi"/>
        </w:rPr>
        <w:t>)</w:t>
      </w:r>
      <w:bookmarkEnd w:id="11"/>
    </w:p>
    <w:p w:rsidR="001D5B01" w:rsidRPr="001D5B01" w:rsidRDefault="001D5B01" w:rsidP="001D5B01">
      <w:pPr>
        <w:rPr>
          <w:lang w:eastAsia="ja-JP"/>
        </w:rPr>
      </w:pPr>
    </w:p>
    <w:p w:rsidR="001D5B01" w:rsidRPr="00096A52" w:rsidRDefault="001D5B01" w:rsidP="001D5B01">
      <w:pPr>
        <w:pStyle w:val="ListParagraph"/>
        <w:numPr>
          <w:ilvl w:val="0"/>
          <w:numId w:val="11"/>
        </w:numPr>
        <w:ind w:left="1440"/>
        <w:rPr>
          <w:rFonts w:ascii="Arial (Body)" w:hAnsi="Arial (Body)"/>
          <w:sz w:val="22"/>
          <w:lang w:eastAsia="ja-JP"/>
        </w:rPr>
      </w:pPr>
      <w:r>
        <w:rPr>
          <w:rFonts w:ascii="Arial (Body)" w:hAnsi="Arial (Body)"/>
          <w:sz w:val="22"/>
          <w:lang w:eastAsia="ja-JP"/>
        </w:rPr>
        <w:t>Imaging IDS will be anonymized</w:t>
      </w:r>
    </w:p>
    <w:p w:rsidR="001D5B01" w:rsidRDefault="001D5B01" w:rsidP="001D5B01">
      <w:pPr>
        <w:pStyle w:val="ListParagraph"/>
        <w:numPr>
          <w:ilvl w:val="0"/>
          <w:numId w:val="11"/>
        </w:numPr>
        <w:ind w:left="1440"/>
        <w:rPr>
          <w:rFonts w:ascii="Arial (Body)" w:hAnsi="Arial (Body)"/>
          <w:sz w:val="22"/>
          <w:lang w:eastAsia="ja-JP"/>
        </w:rPr>
      </w:pPr>
      <w:r>
        <w:rPr>
          <w:rFonts w:ascii="Arial (Body)" w:hAnsi="Arial (Body)"/>
          <w:sz w:val="22"/>
          <w:lang w:eastAsia="ja-JP"/>
        </w:rPr>
        <w:t xml:space="preserve">FreeSurfer Cubic </w:t>
      </w:r>
      <w:r w:rsidR="00DC2134">
        <w:rPr>
          <w:rFonts w:ascii="Arial (Body)" w:hAnsi="Arial (Body)"/>
          <w:sz w:val="22"/>
          <w:lang w:eastAsia="ja-JP"/>
        </w:rPr>
        <w:t xml:space="preserve">Spline </w:t>
      </w:r>
      <w:r>
        <w:rPr>
          <w:rFonts w:ascii="Arial (Body)" w:hAnsi="Arial (Body)"/>
          <w:sz w:val="22"/>
          <w:lang w:eastAsia="ja-JP"/>
        </w:rPr>
        <w:t>Interpolation set to off (0) for fewer edits, reprocessing</w:t>
      </w:r>
    </w:p>
    <w:p w:rsidR="00EB0F65" w:rsidRDefault="00EB0F65" w:rsidP="001D5B01">
      <w:pPr>
        <w:pStyle w:val="ListParagraph"/>
        <w:numPr>
          <w:ilvl w:val="0"/>
          <w:numId w:val="11"/>
        </w:numPr>
        <w:ind w:left="1440"/>
        <w:rPr>
          <w:rFonts w:ascii="Arial (Body)" w:hAnsi="Arial (Body)"/>
          <w:sz w:val="22"/>
          <w:lang w:eastAsia="ja-JP"/>
        </w:rPr>
      </w:pPr>
      <w:r>
        <w:rPr>
          <w:rFonts w:ascii="Arial (Body)" w:hAnsi="Arial (Body)"/>
          <w:sz w:val="22"/>
          <w:lang w:eastAsia="ja-JP"/>
        </w:rPr>
        <w:t>FreeSurfe</w:t>
      </w:r>
      <w:r w:rsidR="004F267D">
        <w:rPr>
          <w:rFonts w:ascii="Arial (Body)" w:hAnsi="Arial (Body)"/>
          <w:sz w:val="22"/>
          <w:lang w:eastAsia="ja-JP"/>
        </w:rPr>
        <w:t>r v5.3 with all patches used for MRI statistics</w:t>
      </w:r>
    </w:p>
    <w:p w:rsidR="004F267D" w:rsidRDefault="004F267D" w:rsidP="001D5B01">
      <w:pPr>
        <w:pStyle w:val="ListParagraph"/>
        <w:numPr>
          <w:ilvl w:val="0"/>
          <w:numId w:val="11"/>
        </w:numPr>
        <w:ind w:left="1440"/>
        <w:rPr>
          <w:rFonts w:ascii="Arial (Body)" w:hAnsi="Arial (Body)"/>
          <w:sz w:val="22"/>
          <w:lang w:eastAsia="ja-JP"/>
        </w:rPr>
      </w:pPr>
      <w:r>
        <w:rPr>
          <w:rFonts w:ascii="Arial (Body)" w:hAnsi="Arial (Body)"/>
          <w:sz w:val="22"/>
          <w:lang w:eastAsia="ja-JP"/>
        </w:rPr>
        <w:t>Corrected and restored Intracranial Volume values (ICV)</w:t>
      </w:r>
    </w:p>
    <w:p w:rsidR="001D5B01" w:rsidRDefault="001D5B01" w:rsidP="001D5B01">
      <w:pPr>
        <w:pStyle w:val="ListParagraph"/>
        <w:numPr>
          <w:ilvl w:val="0"/>
          <w:numId w:val="11"/>
        </w:numPr>
        <w:ind w:left="1440"/>
        <w:rPr>
          <w:rFonts w:ascii="Arial (Body)" w:hAnsi="Arial (Body)"/>
          <w:sz w:val="22"/>
          <w:lang w:eastAsia="ja-JP"/>
        </w:rPr>
      </w:pPr>
      <w:r>
        <w:rPr>
          <w:rFonts w:ascii="Arial (Body)" w:hAnsi="Arial (Body)"/>
          <w:sz w:val="22"/>
          <w:lang w:eastAsia="ja-JP"/>
        </w:rPr>
        <w:t xml:space="preserve">PUP processing with scanner specific spatial </w:t>
      </w:r>
      <w:r w:rsidR="00DC2134">
        <w:rPr>
          <w:rFonts w:ascii="Arial (Body)" w:hAnsi="Arial (Body)"/>
          <w:sz w:val="22"/>
          <w:lang w:eastAsia="ja-JP"/>
        </w:rPr>
        <w:t>filtering</w:t>
      </w:r>
    </w:p>
    <w:p w:rsidR="004F267D" w:rsidRDefault="004F267D" w:rsidP="009140DD">
      <w:pPr>
        <w:pStyle w:val="ListParagraph"/>
        <w:numPr>
          <w:ilvl w:val="0"/>
          <w:numId w:val="11"/>
        </w:numPr>
        <w:ind w:left="1440"/>
        <w:rPr>
          <w:rFonts w:ascii="Arial (Body)" w:hAnsi="Arial (Body)"/>
          <w:sz w:val="22"/>
          <w:lang w:eastAsia="ja-JP"/>
        </w:rPr>
      </w:pPr>
      <w:r>
        <w:rPr>
          <w:rFonts w:ascii="Arial (Body)" w:hAnsi="Arial (Body)"/>
          <w:sz w:val="22"/>
          <w:lang w:eastAsia="ja-JP"/>
        </w:rPr>
        <w:t xml:space="preserve">Longitudinal </w:t>
      </w:r>
      <w:r w:rsidR="009140DD">
        <w:rPr>
          <w:rFonts w:ascii="Arial (Body)" w:hAnsi="Arial (Body)"/>
          <w:sz w:val="22"/>
          <w:lang w:eastAsia="ja-JP"/>
        </w:rPr>
        <w:t xml:space="preserve">Imaging </w:t>
      </w:r>
      <w:r>
        <w:rPr>
          <w:rFonts w:ascii="Arial (Body)" w:hAnsi="Arial (Body)"/>
          <w:sz w:val="22"/>
          <w:lang w:eastAsia="ja-JP"/>
        </w:rPr>
        <w:t>Summary</w:t>
      </w:r>
      <w:r w:rsidR="009140DD">
        <w:rPr>
          <w:rFonts w:ascii="Arial (Body)" w:hAnsi="Arial (Body)"/>
          <w:sz w:val="22"/>
          <w:lang w:eastAsia="ja-JP"/>
        </w:rPr>
        <w:t xml:space="preserve"> (Scans Available)</w:t>
      </w:r>
    </w:p>
    <w:tbl>
      <w:tblPr>
        <w:tblStyle w:val="TableGrid"/>
        <w:tblW w:w="0" w:type="auto"/>
        <w:tblInd w:w="1440" w:type="dxa"/>
        <w:tblLook w:val="04A0" w:firstRow="1" w:lastRow="0" w:firstColumn="1" w:lastColumn="0" w:noHBand="0" w:noVBand="1"/>
      </w:tblPr>
      <w:tblGrid>
        <w:gridCol w:w="596"/>
        <w:gridCol w:w="551"/>
        <w:gridCol w:w="551"/>
        <w:gridCol w:w="544"/>
        <w:gridCol w:w="551"/>
        <w:gridCol w:w="544"/>
        <w:gridCol w:w="544"/>
        <w:gridCol w:w="544"/>
      </w:tblGrid>
      <w:tr w:rsidR="009140DD" w:rsidRPr="009140DD" w:rsidTr="009140DD">
        <w:trPr>
          <w:trHeight w:val="285"/>
        </w:trPr>
        <w:tc>
          <w:tcPr>
            <w:tcW w:w="0" w:type="auto"/>
            <w:noWrap/>
            <w:hideMark/>
          </w:tcPr>
          <w:p w:rsidR="009140DD" w:rsidRPr="009140DD" w:rsidRDefault="009140DD" w:rsidP="009140DD">
            <w:pPr>
              <w:rPr>
                <w:rFonts w:ascii="Times New Roman" w:eastAsia="Times New Roman" w:hAnsi="Times New Roman" w:cs="Times New Roman"/>
              </w:rPr>
            </w:pPr>
          </w:p>
        </w:tc>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v00</w:t>
            </w:r>
          </w:p>
        </w:tc>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v01</w:t>
            </w:r>
          </w:p>
        </w:tc>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v02</w:t>
            </w:r>
          </w:p>
        </w:tc>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v03</w:t>
            </w:r>
          </w:p>
        </w:tc>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v04</w:t>
            </w:r>
          </w:p>
        </w:tc>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v05</w:t>
            </w:r>
          </w:p>
        </w:tc>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v06</w:t>
            </w:r>
          </w:p>
        </w:tc>
      </w:tr>
      <w:tr w:rsidR="009140DD" w:rsidRPr="009140DD" w:rsidTr="009140DD">
        <w:trPr>
          <w:trHeight w:val="285"/>
        </w:trPr>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MRI</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407</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111</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75</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117</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20</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8</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2</w:t>
            </w:r>
          </w:p>
        </w:tc>
      </w:tr>
      <w:tr w:rsidR="009140DD" w:rsidRPr="009140DD" w:rsidTr="009140DD">
        <w:trPr>
          <w:trHeight w:val="285"/>
        </w:trPr>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PiB</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375</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95</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69</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117</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19</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6</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2</w:t>
            </w:r>
          </w:p>
        </w:tc>
      </w:tr>
      <w:tr w:rsidR="009140DD" w:rsidRPr="009140DD" w:rsidTr="009140DD">
        <w:trPr>
          <w:trHeight w:val="285"/>
        </w:trPr>
        <w:tc>
          <w:tcPr>
            <w:tcW w:w="0" w:type="auto"/>
            <w:noWrap/>
            <w:hideMark/>
          </w:tcPr>
          <w:p w:rsidR="009140DD" w:rsidRPr="009140DD" w:rsidRDefault="009140DD" w:rsidP="009140DD">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FDG</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387</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103</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72</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123</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21</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6</w:t>
            </w:r>
          </w:p>
        </w:tc>
        <w:tc>
          <w:tcPr>
            <w:tcW w:w="0" w:type="auto"/>
            <w:noWrap/>
            <w:hideMark/>
          </w:tcPr>
          <w:p w:rsidR="009140DD" w:rsidRPr="009140DD" w:rsidRDefault="009140DD" w:rsidP="009140DD">
            <w:pPr>
              <w:jc w:val="right"/>
              <w:rPr>
                <w:rFonts w:ascii="Calibri" w:eastAsia="Times New Roman" w:hAnsi="Calibri" w:cs="Calibri"/>
                <w:color w:val="000000"/>
                <w:sz w:val="22"/>
                <w:szCs w:val="22"/>
              </w:rPr>
            </w:pPr>
            <w:r w:rsidRPr="009140DD">
              <w:rPr>
                <w:rFonts w:ascii="Calibri" w:eastAsia="Times New Roman" w:hAnsi="Calibri" w:cs="Calibri"/>
                <w:color w:val="000000"/>
                <w:sz w:val="22"/>
                <w:szCs w:val="22"/>
              </w:rPr>
              <w:t>2</w:t>
            </w:r>
          </w:p>
        </w:tc>
      </w:tr>
    </w:tbl>
    <w:p w:rsidR="009140DD" w:rsidRPr="009140DD" w:rsidRDefault="009140DD" w:rsidP="009140DD">
      <w:pPr>
        <w:pStyle w:val="ListParagraph"/>
        <w:ind w:left="1440"/>
        <w:rPr>
          <w:rFonts w:ascii="Arial (Body)" w:hAnsi="Arial (Body)"/>
          <w:sz w:val="22"/>
          <w:lang w:eastAsia="ja-JP"/>
        </w:rPr>
      </w:pPr>
    </w:p>
    <w:p w:rsidR="00884915" w:rsidRDefault="00884915" w:rsidP="00884915">
      <w:pPr>
        <w:rPr>
          <w:rFonts w:ascii="Arial (Body)" w:hAnsi="Arial (Body)"/>
          <w:sz w:val="22"/>
          <w:lang w:eastAsia="ja-JP"/>
        </w:rPr>
      </w:pPr>
    </w:p>
    <w:p w:rsidR="00884915" w:rsidRDefault="00884915" w:rsidP="00884915">
      <w:pPr>
        <w:rPr>
          <w:rFonts w:ascii="Arial (Body)" w:hAnsi="Arial (Body)"/>
          <w:sz w:val="22"/>
          <w:lang w:eastAsia="ja-JP"/>
        </w:rPr>
      </w:pPr>
    </w:p>
    <w:p w:rsidR="00884915" w:rsidRPr="00884915" w:rsidRDefault="00884915" w:rsidP="00884915">
      <w:pPr>
        <w:rPr>
          <w:rFonts w:ascii="Arial (Body)" w:hAnsi="Arial (Body)"/>
          <w:sz w:val="22"/>
          <w:lang w:eastAsia="ja-JP"/>
        </w:rPr>
      </w:pPr>
    </w:p>
    <w:p w:rsidR="001D5B01" w:rsidRPr="001D5B01" w:rsidRDefault="001D5B01" w:rsidP="001D5B01">
      <w:pPr>
        <w:ind w:left="1080"/>
        <w:rPr>
          <w:rFonts w:ascii="Arial (Body)" w:hAnsi="Arial (Body)"/>
          <w:sz w:val="22"/>
          <w:lang w:eastAsia="ja-JP"/>
        </w:rPr>
      </w:pPr>
    </w:p>
    <w:p w:rsidR="000F369B" w:rsidRPr="000F369B" w:rsidRDefault="00276E5D" w:rsidP="00276E5D">
      <w:pPr>
        <w:tabs>
          <w:tab w:val="left" w:pos="8867"/>
        </w:tabs>
        <w:rPr>
          <w:sz w:val="22"/>
        </w:rPr>
      </w:pPr>
      <w:r>
        <w:rPr>
          <w:sz w:val="22"/>
        </w:rPr>
        <w:tab/>
      </w:r>
    </w:p>
    <w:p w:rsidR="00FA484E" w:rsidRDefault="00FA484E" w:rsidP="00FA484E">
      <w:pPr>
        <w:pStyle w:val="Heading2"/>
        <w:rPr>
          <w:rFonts w:asciiTheme="majorHAnsi" w:hAnsiTheme="majorHAnsi" w:cstheme="majorHAnsi"/>
        </w:rPr>
      </w:pPr>
      <w:bookmarkStart w:id="12" w:name="_Toc476150696"/>
      <w:r>
        <w:rPr>
          <w:rFonts w:asciiTheme="majorHAnsi" w:hAnsiTheme="majorHAnsi" w:cstheme="majorHAnsi"/>
        </w:rPr>
        <w:t>DIAN DF11</w:t>
      </w:r>
      <w:r w:rsidR="00884915">
        <w:rPr>
          <w:rFonts w:asciiTheme="majorHAnsi" w:hAnsiTheme="majorHAnsi" w:cstheme="majorHAnsi"/>
        </w:rPr>
        <w:t xml:space="preserve"> November</w:t>
      </w:r>
      <w:r>
        <w:rPr>
          <w:rFonts w:asciiTheme="majorHAnsi" w:hAnsiTheme="majorHAnsi" w:cstheme="majorHAnsi"/>
        </w:rPr>
        <w:t xml:space="preserve"> 2016 (White Matter Hyperintensity detection)</w:t>
      </w:r>
      <w:bookmarkEnd w:id="12"/>
    </w:p>
    <w:p w:rsidR="00FA484E" w:rsidRPr="001D5B01" w:rsidRDefault="00FA484E" w:rsidP="00FA484E">
      <w:pPr>
        <w:rPr>
          <w:lang w:eastAsia="ja-JP"/>
        </w:rPr>
      </w:pPr>
    </w:p>
    <w:p w:rsidR="00884915" w:rsidRDefault="00884915" w:rsidP="00884915">
      <w:pPr>
        <w:pStyle w:val="ListParagraph"/>
        <w:numPr>
          <w:ilvl w:val="0"/>
          <w:numId w:val="12"/>
        </w:numPr>
        <w:rPr>
          <w:rFonts w:ascii="Arial (Body)" w:hAnsi="Arial (Body)"/>
          <w:sz w:val="22"/>
          <w:lang w:eastAsia="ja-JP"/>
        </w:rPr>
      </w:pPr>
      <w:r>
        <w:rPr>
          <w:rFonts w:ascii="Arial (Body)" w:hAnsi="Arial (Body)"/>
          <w:sz w:val="22"/>
          <w:lang w:eastAsia="ja-JP"/>
        </w:rPr>
        <w:t>An SPM based Lesion Segmentation Tool</w:t>
      </w:r>
      <w:r w:rsidRPr="00884915">
        <w:rPr>
          <w:rFonts w:ascii="Arial (Body)" w:hAnsi="Arial (Body)"/>
          <w:sz w:val="22"/>
          <w:lang w:eastAsia="ja-JP"/>
        </w:rPr>
        <w:t xml:space="preserve"> </w:t>
      </w:r>
      <w:r>
        <w:rPr>
          <w:rFonts w:ascii="Arial (Body)" w:hAnsi="Arial (Body)"/>
          <w:sz w:val="22"/>
          <w:lang w:eastAsia="ja-JP"/>
        </w:rPr>
        <w:t>(LST) pipeline has been added to detect and</w:t>
      </w:r>
      <w:r w:rsidRPr="00884915">
        <w:rPr>
          <w:rFonts w:ascii="Arial (Body)" w:hAnsi="Arial (Body)"/>
          <w:sz w:val="22"/>
          <w:lang w:eastAsia="ja-JP"/>
        </w:rPr>
        <w:t xml:space="preserve"> segment T2 hyperintense lesions in FLAIR images. Originally developed for the segme</w:t>
      </w:r>
      <w:r>
        <w:rPr>
          <w:rFonts w:ascii="Arial (Body)" w:hAnsi="Arial (Body)"/>
          <w:sz w:val="22"/>
          <w:lang w:eastAsia="ja-JP"/>
        </w:rPr>
        <w:t>ntation of MS lesions, it has proven useful</w:t>
      </w:r>
      <w:r w:rsidRPr="00884915">
        <w:rPr>
          <w:rFonts w:ascii="Arial (Body)" w:hAnsi="Arial (Body)"/>
          <w:sz w:val="22"/>
          <w:lang w:eastAsia="ja-JP"/>
        </w:rPr>
        <w:t xml:space="preserve"> for the se</w:t>
      </w:r>
      <w:r>
        <w:rPr>
          <w:rFonts w:ascii="Arial (Body)" w:hAnsi="Arial (Body)"/>
          <w:sz w:val="22"/>
          <w:lang w:eastAsia="ja-JP"/>
        </w:rPr>
        <w:t>gmentation of brain lesions</w:t>
      </w:r>
      <w:r w:rsidRPr="00884915">
        <w:rPr>
          <w:rFonts w:ascii="Arial (Body)" w:hAnsi="Arial (Body)"/>
          <w:sz w:val="22"/>
          <w:lang w:eastAsia="ja-JP"/>
        </w:rPr>
        <w:t xml:space="preserve"> </w:t>
      </w:r>
      <w:r>
        <w:rPr>
          <w:rFonts w:ascii="Arial (Body)" w:hAnsi="Arial (Body)"/>
          <w:sz w:val="22"/>
          <w:lang w:eastAsia="ja-JP"/>
        </w:rPr>
        <w:t xml:space="preserve">in </w:t>
      </w:r>
      <w:r w:rsidRPr="00884915">
        <w:rPr>
          <w:rFonts w:ascii="Arial (Body)" w:hAnsi="Arial (Body)"/>
          <w:sz w:val="22"/>
          <w:lang w:eastAsia="ja-JP"/>
        </w:rPr>
        <w:t>Alzheimer's disease.</w:t>
      </w:r>
    </w:p>
    <w:p w:rsidR="00E20E8E" w:rsidRDefault="00FA484E" w:rsidP="00E20E8E">
      <w:pPr>
        <w:pStyle w:val="ListParagraph"/>
        <w:numPr>
          <w:ilvl w:val="0"/>
          <w:numId w:val="12"/>
        </w:numPr>
        <w:rPr>
          <w:rFonts w:ascii="Arial (Body)" w:hAnsi="Arial (Body)"/>
          <w:sz w:val="22"/>
          <w:lang w:eastAsia="ja-JP"/>
        </w:rPr>
      </w:pPr>
      <w:r w:rsidRPr="00884915">
        <w:rPr>
          <w:rFonts w:ascii="Arial (Body)" w:hAnsi="Arial (Body)"/>
          <w:sz w:val="22"/>
          <w:lang w:eastAsia="ja-JP"/>
        </w:rPr>
        <w:t>FreeSurfer v5.3 with all patches used for MRI statistics</w:t>
      </w:r>
    </w:p>
    <w:p w:rsidR="00E20E8E" w:rsidRDefault="00E20E8E" w:rsidP="00E20E8E">
      <w:pPr>
        <w:pStyle w:val="ListParagraph"/>
        <w:numPr>
          <w:ilvl w:val="0"/>
          <w:numId w:val="12"/>
        </w:numPr>
        <w:rPr>
          <w:rFonts w:ascii="Arial (Body)" w:hAnsi="Arial (Body)"/>
          <w:sz w:val="22"/>
          <w:lang w:eastAsia="ja-JP"/>
        </w:rPr>
      </w:pPr>
      <w:r>
        <w:rPr>
          <w:rFonts w:ascii="Arial (Body)" w:hAnsi="Arial (Body)"/>
          <w:sz w:val="22"/>
          <w:lang w:eastAsia="ja-JP"/>
        </w:rPr>
        <w:t>Longitudinal Imaging Summary (Scans Available)</w:t>
      </w:r>
    </w:p>
    <w:tbl>
      <w:tblPr>
        <w:tblStyle w:val="TableGrid"/>
        <w:tblW w:w="0" w:type="auto"/>
        <w:tblInd w:w="1822" w:type="dxa"/>
        <w:tblLook w:val="04A0" w:firstRow="1" w:lastRow="0" w:firstColumn="1" w:lastColumn="0" w:noHBand="0" w:noVBand="1"/>
      </w:tblPr>
      <w:tblGrid>
        <w:gridCol w:w="596"/>
        <w:gridCol w:w="551"/>
        <w:gridCol w:w="551"/>
        <w:gridCol w:w="544"/>
        <w:gridCol w:w="551"/>
        <w:gridCol w:w="544"/>
        <w:gridCol w:w="544"/>
        <w:gridCol w:w="544"/>
      </w:tblGrid>
      <w:tr w:rsidR="00AE658F" w:rsidRPr="009140DD" w:rsidTr="00CC2968">
        <w:trPr>
          <w:trHeight w:val="285"/>
        </w:trPr>
        <w:tc>
          <w:tcPr>
            <w:tcW w:w="0" w:type="auto"/>
            <w:noWrap/>
            <w:hideMark/>
          </w:tcPr>
          <w:p w:rsidR="00AE658F" w:rsidRPr="009140DD" w:rsidRDefault="00AE658F" w:rsidP="00AE658F">
            <w:pPr>
              <w:rPr>
                <w:rFonts w:ascii="Times New Roman" w:eastAsia="Times New Roman" w:hAnsi="Times New Roman" w:cs="Times New Roman"/>
              </w:rPr>
            </w:pPr>
          </w:p>
        </w:tc>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v00</w:t>
            </w:r>
          </w:p>
        </w:tc>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v01</w:t>
            </w:r>
          </w:p>
        </w:tc>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v02</w:t>
            </w:r>
          </w:p>
        </w:tc>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v03</w:t>
            </w:r>
          </w:p>
        </w:tc>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v04</w:t>
            </w:r>
          </w:p>
        </w:tc>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v05</w:t>
            </w:r>
          </w:p>
        </w:tc>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v06</w:t>
            </w:r>
          </w:p>
        </w:tc>
      </w:tr>
      <w:tr w:rsidR="00AE658F" w:rsidRPr="009140DD" w:rsidTr="00CC2968">
        <w:trPr>
          <w:trHeight w:val="285"/>
        </w:trPr>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MRI</w:t>
            </w:r>
          </w:p>
        </w:tc>
        <w:tc>
          <w:tcPr>
            <w:tcW w:w="0" w:type="auto"/>
            <w:noWrap/>
            <w:hideMark/>
          </w:tcPr>
          <w:p w:rsidR="00AE658F" w:rsidRPr="009140DD" w:rsidRDefault="00DB2751" w:rsidP="00DB2751">
            <w:pPr>
              <w:jc w:val="right"/>
              <w:rPr>
                <w:rFonts w:ascii="Calibri" w:eastAsia="Times New Roman" w:hAnsi="Calibri" w:cs="Calibri"/>
                <w:color w:val="000000"/>
                <w:sz w:val="22"/>
                <w:szCs w:val="22"/>
              </w:rPr>
            </w:pPr>
            <w:r>
              <w:rPr>
                <w:rFonts w:ascii="Calibri" w:eastAsia="Times New Roman" w:hAnsi="Calibri" w:cs="Calibri"/>
                <w:color w:val="000000"/>
                <w:sz w:val="22"/>
                <w:szCs w:val="22"/>
              </w:rPr>
              <w:t>426</w:t>
            </w:r>
          </w:p>
        </w:tc>
        <w:tc>
          <w:tcPr>
            <w:tcW w:w="0" w:type="auto"/>
            <w:noWrap/>
            <w:hideMark/>
          </w:tcPr>
          <w:p w:rsidR="00AE658F" w:rsidRPr="009140DD" w:rsidRDefault="00DB2751"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112</w:t>
            </w:r>
          </w:p>
        </w:tc>
        <w:tc>
          <w:tcPr>
            <w:tcW w:w="0" w:type="auto"/>
            <w:noWrap/>
            <w:hideMark/>
          </w:tcPr>
          <w:p w:rsidR="00AE658F" w:rsidRPr="009140DD" w:rsidRDefault="00DB2751"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83</w:t>
            </w:r>
          </w:p>
        </w:tc>
        <w:tc>
          <w:tcPr>
            <w:tcW w:w="0" w:type="auto"/>
            <w:noWrap/>
            <w:hideMark/>
          </w:tcPr>
          <w:p w:rsidR="00AE658F" w:rsidRPr="009140DD" w:rsidRDefault="00DB2751"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124</w:t>
            </w:r>
          </w:p>
        </w:tc>
        <w:tc>
          <w:tcPr>
            <w:tcW w:w="0" w:type="auto"/>
            <w:noWrap/>
            <w:hideMark/>
          </w:tcPr>
          <w:p w:rsidR="00AE658F" w:rsidRPr="009140DD" w:rsidRDefault="00DB2751"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24</w:t>
            </w:r>
          </w:p>
        </w:tc>
        <w:tc>
          <w:tcPr>
            <w:tcW w:w="0" w:type="auto"/>
            <w:noWrap/>
            <w:hideMark/>
          </w:tcPr>
          <w:p w:rsidR="00AE658F" w:rsidRPr="009140DD" w:rsidRDefault="00DB2751"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20</w:t>
            </w:r>
          </w:p>
        </w:tc>
        <w:tc>
          <w:tcPr>
            <w:tcW w:w="0" w:type="auto"/>
            <w:noWrap/>
            <w:hideMark/>
          </w:tcPr>
          <w:p w:rsidR="00AE658F" w:rsidRPr="009140DD" w:rsidRDefault="00DB2751"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11</w:t>
            </w:r>
          </w:p>
        </w:tc>
      </w:tr>
      <w:tr w:rsidR="00AE658F" w:rsidRPr="009140DD" w:rsidTr="00CC2968">
        <w:trPr>
          <w:trHeight w:val="285"/>
        </w:trPr>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PiB</w:t>
            </w:r>
          </w:p>
        </w:tc>
        <w:tc>
          <w:tcPr>
            <w:tcW w:w="0" w:type="auto"/>
            <w:noWrap/>
            <w:hideMark/>
          </w:tcPr>
          <w:p w:rsidR="00AE658F" w:rsidRPr="009140DD" w:rsidRDefault="006712B6" w:rsidP="00E20E8E">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394</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97</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78</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124</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22</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21</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8</w:t>
            </w:r>
          </w:p>
        </w:tc>
      </w:tr>
      <w:tr w:rsidR="00AE658F" w:rsidRPr="009140DD" w:rsidTr="00CC2968">
        <w:trPr>
          <w:trHeight w:val="285"/>
        </w:trPr>
        <w:tc>
          <w:tcPr>
            <w:tcW w:w="0" w:type="auto"/>
            <w:noWrap/>
            <w:hideMark/>
          </w:tcPr>
          <w:p w:rsidR="00AE658F" w:rsidRPr="009140DD" w:rsidRDefault="00AE658F" w:rsidP="00AE658F">
            <w:pPr>
              <w:jc w:val="center"/>
              <w:rPr>
                <w:rFonts w:ascii="Calibri" w:eastAsia="Times New Roman" w:hAnsi="Calibri" w:cs="Calibri"/>
                <w:b/>
                <w:color w:val="000000"/>
                <w:sz w:val="22"/>
                <w:szCs w:val="22"/>
              </w:rPr>
            </w:pPr>
            <w:r w:rsidRPr="009140DD">
              <w:rPr>
                <w:rFonts w:ascii="Calibri" w:eastAsia="Times New Roman" w:hAnsi="Calibri" w:cs="Calibri"/>
                <w:b/>
                <w:color w:val="000000"/>
                <w:sz w:val="22"/>
                <w:szCs w:val="22"/>
              </w:rPr>
              <w:t>FDG</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406</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104</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77</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130</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25</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21</w:t>
            </w:r>
          </w:p>
        </w:tc>
        <w:tc>
          <w:tcPr>
            <w:tcW w:w="0" w:type="auto"/>
            <w:noWrap/>
            <w:hideMark/>
          </w:tcPr>
          <w:p w:rsidR="00AE658F" w:rsidRPr="009140DD" w:rsidRDefault="006712B6" w:rsidP="00AE658F">
            <w:pPr>
              <w:jc w:val="right"/>
              <w:rPr>
                <w:rFonts w:ascii="Calibri" w:eastAsia="Times New Roman" w:hAnsi="Calibri" w:cs="Calibri"/>
                <w:color w:val="000000"/>
                <w:sz w:val="22"/>
                <w:szCs w:val="22"/>
              </w:rPr>
            </w:pPr>
            <w:r>
              <w:rPr>
                <w:rFonts w:ascii="Calibri" w:eastAsia="Times New Roman" w:hAnsi="Calibri" w:cs="Calibri"/>
                <w:color w:val="000000"/>
                <w:sz w:val="22"/>
                <w:szCs w:val="22"/>
              </w:rPr>
              <w:t>8</w:t>
            </w:r>
          </w:p>
        </w:tc>
      </w:tr>
    </w:tbl>
    <w:p w:rsidR="00050B08" w:rsidRPr="007312CD" w:rsidRDefault="00015DF9" w:rsidP="00015DF9">
      <w:pPr>
        <w:pStyle w:val="Heading2"/>
      </w:pPr>
      <w:r>
        <w:br w:type="page"/>
      </w:r>
      <w:bookmarkStart w:id="13" w:name="_Toc476150697"/>
      <w:r w:rsidR="006C6403">
        <w:t>Definition of Positive Imaging R</w:t>
      </w:r>
      <w:r w:rsidR="00050B08" w:rsidRPr="007312CD">
        <w:t>esults</w:t>
      </w:r>
      <w:bookmarkEnd w:id="13"/>
    </w:p>
    <w:p w:rsidR="00050B08" w:rsidRPr="007312CD" w:rsidRDefault="00050B08">
      <w:pPr>
        <w:rPr>
          <w:rFonts w:cs="Arial"/>
          <w:b/>
          <w:sz w:val="22"/>
          <w:szCs w:val="22"/>
          <w:u w:val="single"/>
        </w:rPr>
      </w:pPr>
    </w:p>
    <w:p w:rsidR="00050B08" w:rsidRPr="00CC2CB2" w:rsidRDefault="00927B04">
      <w:pPr>
        <w:rPr>
          <w:rFonts w:cs="Arial"/>
          <w:b/>
          <w:i/>
          <w:sz w:val="22"/>
          <w:szCs w:val="22"/>
          <w:u w:val="single"/>
        </w:rPr>
      </w:pPr>
      <w:r>
        <w:rPr>
          <w:rFonts w:cs="Arial"/>
          <w:sz w:val="22"/>
          <w:szCs w:val="22"/>
        </w:rPr>
        <w:t>Pi</w:t>
      </w:r>
      <w:r w:rsidR="00050B08" w:rsidRPr="007312CD">
        <w:rPr>
          <w:rFonts w:cs="Arial"/>
          <w:sz w:val="22"/>
          <w:szCs w:val="22"/>
        </w:rPr>
        <w:t xml:space="preserve">B+ </w:t>
      </w:r>
      <w:r w:rsidR="00A60D28">
        <w:rPr>
          <w:rFonts w:cs="Arial"/>
          <w:sz w:val="22"/>
          <w:szCs w:val="22"/>
        </w:rPr>
        <w:t xml:space="preserve">(positive) </w:t>
      </w:r>
      <w:r w:rsidR="00050B08" w:rsidRPr="007312CD">
        <w:rPr>
          <w:rFonts w:cs="Arial"/>
          <w:sz w:val="22"/>
          <w:szCs w:val="22"/>
        </w:rPr>
        <w:t>is defined at Washington University as a mean cortical binding potential (MCBP) of 0.18</w:t>
      </w:r>
      <w:r w:rsidR="009142C1" w:rsidRPr="007312CD">
        <w:rPr>
          <w:rFonts w:cs="Arial"/>
          <w:sz w:val="22"/>
          <w:szCs w:val="22"/>
        </w:rPr>
        <w:t xml:space="preserve"> or higher</w:t>
      </w:r>
      <w:r w:rsidR="009A67A9" w:rsidRPr="007312CD">
        <w:rPr>
          <w:rFonts w:cs="Arial"/>
          <w:sz w:val="22"/>
          <w:szCs w:val="22"/>
        </w:rPr>
        <w:t xml:space="preserve"> (Mintun</w:t>
      </w:r>
      <w:r w:rsidR="009142C1" w:rsidRPr="007312CD">
        <w:rPr>
          <w:rFonts w:cs="Arial"/>
          <w:sz w:val="22"/>
          <w:szCs w:val="22"/>
        </w:rPr>
        <w:t xml:space="preserve"> et al., 2006</w:t>
      </w:r>
      <w:r w:rsidR="009A67A9" w:rsidRPr="007312CD">
        <w:rPr>
          <w:rFonts w:cs="Arial"/>
          <w:sz w:val="22"/>
          <w:szCs w:val="22"/>
        </w:rPr>
        <w:t>)</w:t>
      </w:r>
      <w:r w:rsidR="009142C1" w:rsidRPr="007312CD">
        <w:rPr>
          <w:rFonts w:cs="Arial"/>
          <w:sz w:val="22"/>
          <w:szCs w:val="22"/>
        </w:rPr>
        <w:t>.</w:t>
      </w:r>
      <w:r w:rsidR="00747304">
        <w:rPr>
          <w:rFonts w:cs="Arial"/>
          <w:sz w:val="22"/>
          <w:szCs w:val="22"/>
        </w:rPr>
        <w:t xml:space="preserve">  </w:t>
      </w:r>
      <w:r w:rsidR="00050B08" w:rsidRPr="007312CD">
        <w:rPr>
          <w:rFonts w:cs="Arial"/>
          <w:sz w:val="22"/>
          <w:szCs w:val="22"/>
        </w:rPr>
        <w:t xml:space="preserve">Using the processing methods described in this Data Dictionary, this </w:t>
      </w:r>
      <w:r w:rsidR="000862E5">
        <w:rPr>
          <w:rFonts w:cs="Arial"/>
          <w:sz w:val="22"/>
          <w:szCs w:val="22"/>
        </w:rPr>
        <w:t xml:space="preserve">corresponds </w:t>
      </w:r>
      <w:r w:rsidR="00050B08" w:rsidRPr="007312CD">
        <w:rPr>
          <w:rFonts w:cs="Arial"/>
          <w:sz w:val="22"/>
          <w:szCs w:val="22"/>
        </w:rPr>
        <w:t xml:space="preserve">to </w:t>
      </w:r>
      <w:r w:rsidR="000862E5">
        <w:rPr>
          <w:rFonts w:cs="Arial"/>
          <w:sz w:val="22"/>
          <w:szCs w:val="22"/>
        </w:rPr>
        <w:t>a mean cortical standardized uptak</w:t>
      </w:r>
      <w:r w:rsidR="00050B08" w:rsidRPr="007312CD">
        <w:rPr>
          <w:rFonts w:cs="Arial"/>
          <w:sz w:val="22"/>
          <w:szCs w:val="22"/>
        </w:rPr>
        <w:t>e value ra</w:t>
      </w:r>
      <w:r w:rsidR="000862E5">
        <w:rPr>
          <w:rFonts w:cs="Arial"/>
          <w:sz w:val="22"/>
          <w:szCs w:val="22"/>
        </w:rPr>
        <w:t>tio (MC-SUVR) of 1.3. wit</w:t>
      </w:r>
      <w:r>
        <w:rPr>
          <w:rFonts w:cs="Arial"/>
          <w:sz w:val="22"/>
          <w:szCs w:val="22"/>
        </w:rPr>
        <w:t>h Pi</w:t>
      </w:r>
      <w:r w:rsidR="000862E5">
        <w:rPr>
          <w:rFonts w:cs="Arial"/>
          <w:sz w:val="22"/>
          <w:szCs w:val="22"/>
        </w:rPr>
        <w:t>B is</w:t>
      </w:r>
      <w:r w:rsidR="00050B08" w:rsidRPr="007312CD">
        <w:rPr>
          <w:rFonts w:cs="Arial"/>
          <w:sz w:val="22"/>
          <w:szCs w:val="22"/>
        </w:rPr>
        <w:t xml:space="preserve"> referenced to </w:t>
      </w:r>
      <w:r w:rsidR="00050B08" w:rsidRPr="00CC2CB2">
        <w:rPr>
          <w:rFonts w:cs="Arial"/>
          <w:b/>
          <w:i/>
          <w:sz w:val="22"/>
          <w:szCs w:val="22"/>
          <w:u w:val="single"/>
        </w:rPr>
        <w:t>cerebellar grey matter</w:t>
      </w:r>
      <w:r w:rsidR="000862E5" w:rsidRPr="00CC2CB2">
        <w:rPr>
          <w:rFonts w:cs="Arial"/>
          <w:b/>
          <w:i/>
          <w:sz w:val="22"/>
          <w:szCs w:val="22"/>
          <w:u w:val="single"/>
        </w:rPr>
        <w:t>)</w:t>
      </w:r>
    </w:p>
    <w:p w:rsidR="00050B08" w:rsidRPr="007312CD" w:rsidRDefault="00050B08">
      <w:pPr>
        <w:rPr>
          <w:rFonts w:cs="Arial"/>
          <w:sz w:val="22"/>
          <w:szCs w:val="22"/>
        </w:rPr>
      </w:pPr>
    </w:p>
    <w:p w:rsidR="00050B08" w:rsidRPr="007312CD" w:rsidRDefault="00354248">
      <w:pPr>
        <w:rPr>
          <w:rFonts w:cs="Arial"/>
          <w:sz w:val="22"/>
          <w:szCs w:val="22"/>
        </w:rPr>
      </w:pPr>
      <w:r w:rsidRPr="007312CD">
        <w:rPr>
          <w:rFonts w:cs="Arial"/>
          <w:sz w:val="22"/>
          <w:szCs w:val="22"/>
        </w:rPr>
        <w:t xml:space="preserve">As of </w:t>
      </w:r>
      <w:r w:rsidR="00882C15">
        <w:rPr>
          <w:rFonts w:cs="Arial"/>
          <w:sz w:val="22"/>
          <w:szCs w:val="22"/>
        </w:rPr>
        <w:t>July</w:t>
      </w:r>
      <w:r w:rsidRPr="007312CD">
        <w:rPr>
          <w:rFonts w:cs="Arial"/>
          <w:sz w:val="22"/>
          <w:szCs w:val="22"/>
        </w:rPr>
        <w:t xml:space="preserve"> </w:t>
      </w:r>
      <w:r w:rsidR="00050B08" w:rsidRPr="007312CD">
        <w:rPr>
          <w:rFonts w:cs="Arial"/>
          <w:sz w:val="22"/>
          <w:szCs w:val="22"/>
        </w:rPr>
        <w:t>201</w:t>
      </w:r>
      <w:r w:rsidR="00882C15">
        <w:rPr>
          <w:rFonts w:cs="Arial"/>
          <w:sz w:val="22"/>
          <w:szCs w:val="22"/>
        </w:rPr>
        <w:t>4</w:t>
      </w:r>
      <w:r w:rsidR="00050B08" w:rsidRPr="007312CD">
        <w:rPr>
          <w:rFonts w:cs="Arial"/>
          <w:sz w:val="22"/>
          <w:szCs w:val="22"/>
        </w:rPr>
        <w:t xml:space="preserve"> we have not completed our crossover study of PIB and florbetapir (AV45) amyloid PET.  However, it appears that an MC-SUVR of 1.3 will likely be appropriate for those studies as well.</w:t>
      </w:r>
    </w:p>
    <w:p w:rsidR="00050B08" w:rsidRPr="007312CD" w:rsidRDefault="00050B08">
      <w:pPr>
        <w:rPr>
          <w:rFonts w:cs="Arial"/>
          <w:sz w:val="22"/>
          <w:szCs w:val="22"/>
        </w:rPr>
      </w:pPr>
    </w:p>
    <w:p w:rsidR="005932A2" w:rsidRPr="007312CD" w:rsidRDefault="00D53FE1">
      <w:pPr>
        <w:rPr>
          <w:rFonts w:cs="Arial"/>
          <w:sz w:val="22"/>
          <w:szCs w:val="22"/>
        </w:rPr>
      </w:pPr>
      <w:r>
        <w:rPr>
          <w:rFonts w:cs="Arial"/>
          <w:noProof/>
          <w:sz w:val="22"/>
          <w:szCs w:val="22"/>
        </w:rPr>
        <mc:AlternateContent>
          <mc:Choice Requires="wps">
            <w:drawing>
              <wp:anchor distT="0" distB="0" distL="114300" distR="114300" simplePos="0" relativeHeight="251662336" behindDoc="1" locked="0" layoutInCell="1" allowOverlap="1" wp14:anchorId="4933A2EE" wp14:editId="5CFE5382">
                <wp:simplePos x="0" y="0"/>
                <wp:positionH relativeFrom="column">
                  <wp:posOffset>4474210</wp:posOffset>
                </wp:positionH>
                <wp:positionV relativeFrom="paragraph">
                  <wp:posOffset>10795</wp:posOffset>
                </wp:positionV>
                <wp:extent cx="2273935" cy="2305685"/>
                <wp:effectExtent l="0" t="0" r="0" b="0"/>
                <wp:wrapTight wrapText="bothSides">
                  <wp:wrapPolygon edited="0">
                    <wp:start x="0" y="0"/>
                    <wp:lineTo x="0" y="21416"/>
                    <wp:lineTo x="21353" y="21416"/>
                    <wp:lineTo x="21353" y="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2305685"/>
                        </a:xfrm>
                        <a:prstGeom prst="rect">
                          <a:avLst/>
                        </a:prstGeom>
                        <a:solidFill>
                          <a:srgbClr val="FFFFFF"/>
                        </a:solidFill>
                        <a:ln w="9525">
                          <a:noFill/>
                          <a:miter lim="800000"/>
                          <a:headEnd/>
                          <a:tailEnd/>
                        </a:ln>
                      </wps:spPr>
                      <wps:txbx>
                        <w:txbxContent>
                          <w:p w:rsidR="00AE658F" w:rsidRPr="006B56FC" w:rsidRDefault="00AE658F" w:rsidP="005932A2">
                            <w:pPr>
                              <w:jc w:val="both"/>
                              <w:rPr>
                                <w:rFonts w:ascii="Arial" w:hAnsi="Arial" w:cs="Arial"/>
                                <w:b/>
                                <w:sz w:val="21"/>
                                <w:szCs w:val="21"/>
                              </w:rPr>
                            </w:pPr>
                            <w:r w:rsidRPr="00087A5B">
                              <w:rPr>
                                <w:rFonts w:ascii="Arial" w:hAnsi="Arial" w:cs="Arial"/>
                                <w:b/>
                                <w:sz w:val="21"/>
                                <w:szCs w:val="21"/>
                              </w:rPr>
                              <w:t xml:space="preserve">Figure </w:t>
                            </w:r>
                            <w:r>
                              <w:rPr>
                                <w:rFonts w:ascii="Arial" w:hAnsi="Arial" w:cs="Arial"/>
                                <w:b/>
                                <w:sz w:val="21"/>
                                <w:szCs w:val="21"/>
                              </w:rPr>
                              <w:t xml:space="preserve">1: </w:t>
                            </w:r>
                            <w:r w:rsidRPr="00087A5B">
                              <w:rPr>
                                <w:rFonts w:ascii="Arial" w:hAnsi="Arial" w:cs="Arial"/>
                                <w:sz w:val="21"/>
                                <w:szCs w:val="21"/>
                              </w:rPr>
                              <w:t>Individual Longitudinal Participant (ILP) reports.</w:t>
                            </w:r>
                            <w:r w:rsidRPr="00087A5B">
                              <w:rPr>
                                <w:rFonts w:ascii="Arial" w:hAnsi="Arial" w:cs="Arial"/>
                                <w:b/>
                                <w:sz w:val="21"/>
                                <w:szCs w:val="21"/>
                              </w:rPr>
                              <w:t xml:space="preserve"> </w:t>
                            </w:r>
                            <w:r w:rsidRPr="00087A5B">
                              <w:rPr>
                                <w:rFonts w:ascii="Arial" w:hAnsi="Arial" w:cs="Arial"/>
                                <w:sz w:val="21"/>
                                <w:szCs w:val="21"/>
                              </w:rPr>
                              <w:t>x-axis is age (in years). y-axis is normalized hippocampal volume (cm</w:t>
                            </w:r>
                            <w:r w:rsidRPr="00087A5B">
                              <w:rPr>
                                <w:rFonts w:ascii="Arial" w:hAnsi="Arial" w:cs="Arial"/>
                                <w:sz w:val="21"/>
                                <w:szCs w:val="21"/>
                                <w:vertAlign w:val="superscript"/>
                              </w:rPr>
                              <w:t>3</w:t>
                            </w:r>
                            <w:r w:rsidRPr="00087A5B">
                              <w:rPr>
                                <w:rFonts w:ascii="Arial" w:hAnsi="Arial" w:cs="Arial"/>
                                <w:sz w:val="21"/>
                                <w:szCs w:val="21"/>
                              </w:rPr>
                              <w:t xml:space="preserve">).  (A) Example of a participant who first had imaging at age 66.  Over the course of 6 visits, both clinical status and hippocampal volumes remained normal.  (B) Example of a participant who was cognitively normal (CDR 0) at first visit, but who progressed to a diagnosis of AD (CDR 0.5) by the last imaging visit.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A2EE" id="_x0000_t202" coordsize="21600,21600" o:spt="202" path="m,l,21600r21600,l21600,xe">
                <v:stroke joinstyle="miter"/>
                <v:path gradientshapeok="t" o:connecttype="rect"/>
              </v:shapetype>
              <v:shape id="Text Box 2" o:spid="_x0000_s1026" type="#_x0000_t202" style="position:absolute;margin-left:352.3pt;margin-top:.85pt;width:179.05pt;height:181.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zjIgIAAB0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" stroked="f">
                <v:textbox>
                  <w:txbxContent>
                    <w:p w:rsidR="00AE658F" w:rsidRPr="006B56FC" w:rsidRDefault="00AE658F" w:rsidP="005932A2">
                      <w:pPr>
                        <w:jc w:val="both"/>
                        <w:rPr>
                          <w:rFonts w:ascii="Arial" w:hAnsi="Arial" w:cs="Arial"/>
                          <w:b/>
                          <w:sz w:val="21"/>
                          <w:szCs w:val="21"/>
                        </w:rPr>
                      </w:pPr>
                      <w:r w:rsidRPr="00087A5B">
                        <w:rPr>
                          <w:rFonts w:ascii="Arial" w:hAnsi="Arial" w:cs="Arial"/>
                          <w:b/>
                          <w:sz w:val="21"/>
                          <w:szCs w:val="21"/>
                        </w:rPr>
                        <w:t xml:space="preserve">Figure </w:t>
                      </w:r>
                      <w:r>
                        <w:rPr>
                          <w:rFonts w:ascii="Arial" w:hAnsi="Arial" w:cs="Arial"/>
                          <w:b/>
                          <w:sz w:val="21"/>
                          <w:szCs w:val="21"/>
                        </w:rPr>
                        <w:t xml:space="preserve">1: </w:t>
                      </w:r>
                      <w:r w:rsidRPr="00087A5B">
                        <w:rPr>
                          <w:rFonts w:ascii="Arial" w:hAnsi="Arial" w:cs="Arial"/>
                          <w:sz w:val="21"/>
                          <w:szCs w:val="21"/>
                        </w:rPr>
                        <w:t>Individual Longitudinal Participant (ILP) reports.</w:t>
                      </w:r>
                      <w:r w:rsidRPr="00087A5B">
                        <w:rPr>
                          <w:rFonts w:ascii="Arial" w:hAnsi="Arial" w:cs="Arial"/>
                          <w:b/>
                          <w:sz w:val="21"/>
                          <w:szCs w:val="21"/>
                        </w:rPr>
                        <w:t xml:space="preserve"> </w:t>
                      </w:r>
                      <w:r w:rsidRPr="00087A5B">
                        <w:rPr>
                          <w:rFonts w:ascii="Arial" w:hAnsi="Arial" w:cs="Arial"/>
                          <w:sz w:val="21"/>
                          <w:szCs w:val="21"/>
                        </w:rPr>
                        <w:t>x-axis is age (in years). y-axis is normalized hippocampal volume (cm</w:t>
                      </w:r>
                      <w:r w:rsidRPr="00087A5B">
                        <w:rPr>
                          <w:rFonts w:ascii="Arial" w:hAnsi="Arial" w:cs="Arial"/>
                          <w:sz w:val="21"/>
                          <w:szCs w:val="21"/>
                          <w:vertAlign w:val="superscript"/>
                        </w:rPr>
                        <w:t>3</w:t>
                      </w:r>
                      <w:r w:rsidRPr="00087A5B">
                        <w:rPr>
                          <w:rFonts w:ascii="Arial" w:hAnsi="Arial" w:cs="Arial"/>
                          <w:sz w:val="21"/>
                          <w:szCs w:val="21"/>
                        </w:rPr>
                        <w:t xml:space="preserve">).  (A) Example of a participant who first had imaging at age 66.  Over the course of 6 visits, both clinical status and hippocampal volumes remained normal.  (B) Example of a participant who was cognitively normal (CDR 0) at first visit, but who progressed to a diagnosis of AD (CDR 0.5) by the last imaging visit. </w:t>
                      </w:r>
                    </w:p>
                  </w:txbxContent>
                </v:textbox>
                <w10:wrap type="tight"/>
              </v:shape>
            </w:pict>
          </mc:Fallback>
        </mc:AlternateContent>
      </w:r>
      <w:r w:rsidR="005932A2" w:rsidRPr="007312CD">
        <w:rPr>
          <w:rFonts w:cs="Arial"/>
          <w:noProof/>
          <w:sz w:val="22"/>
          <w:szCs w:val="22"/>
        </w:rPr>
        <w:drawing>
          <wp:anchor distT="0" distB="0" distL="114300" distR="114300" simplePos="0" relativeHeight="251655168" behindDoc="1" locked="0" layoutInCell="1" allowOverlap="1" wp14:anchorId="23D69445" wp14:editId="7A02E012">
            <wp:simplePos x="0" y="0"/>
            <wp:positionH relativeFrom="column">
              <wp:posOffset>2216150</wp:posOffset>
            </wp:positionH>
            <wp:positionV relativeFrom="paragraph">
              <wp:posOffset>10160</wp:posOffset>
            </wp:positionV>
            <wp:extent cx="2258060" cy="2303780"/>
            <wp:effectExtent l="0" t="0" r="8890" b="1270"/>
            <wp:wrapTight wrapText="bothSides">
              <wp:wrapPolygon edited="0">
                <wp:start x="0" y="0"/>
                <wp:lineTo x="0" y="21433"/>
                <wp:lineTo x="21503" y="21433"/>
                <wp:lineTo x="2150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8060" cy="2303780"/>
                    </a:xfrm>
                    <a:prstGeom prst="rect">
                      <a:avLst/>
                    </a:prstGeom>
                  </pic:spPr>
                </pic:pic>
              </a:graphicData>
            </a:graphic>
          </wp:anchor>
        </w:drawing>
      </w:r>
      <w:r w:rsidR="00050B08" w:rsidRPr="007312CD">
        <w:rPr>
          <w:rFonts w:cs="Arial"/>
          <w:sz w:val="22"/>
          <w:szCs w:val="22"/>
        </w:rPr>
        <w:t>Also un</w:t>
      </w:r>
      <w:r w:rsidR="00B52424" w:rsidRPr="007312CD">
        <w:rPr>
          <w:rFonts w:cs="Arial"/>
          <w:sz w:val="22"/>
          <w:szCs w:val="22"/>
        </w:rPr>
        <w:t>der investigation, we are defining</w:t>
      </w:r>
      <w:r w:rsidR="00050B08" w:rsidRPr="007312CD">
        <w:rPr>
          <w:rFonts w:cs="Arial"/>
          <w:sz w:val="22"/>
          <w:szCs w:val="22"/>
        </w:rPr>
        <w:t xml:space="preserve"> hippocampal abnormality, based upon individual longitudinal reports (ILR)</w:t>
      </w:r>
      <w:r w:rsidR="00747304">
        <w:rPr>
          <w:rFonts w:cs="Arial"/>
          <w:sz w:val="22"/>
          <w:szCs w:val="22"/>
        </w:rPr>
        <w:t xml:space="preserve"> (Fig. 1</w:t>
      </w:r>
      <w:r w:rsidR="009E576B" w:rsidRPr="007312CD">
        <w:rPr>
          <w:rFonts w:cs="Arial"/>
          <w:sz w:val="22"/>
          <w:szCs w:val="22"/>
        </w:rPr>
        <w:t>)</w:t>
      </w:r>
      <w:r w:rsidR="00050B08" w:rsidRPr="007312CD">
        <w:rPr>
          <w:rFonts w:cs="Arial"/>
          <w:sz w:val="22"/>
          <w:szCs w:val="22"/>
        </w:rPr>
        <w:t>, where adjusted hippocampal volume is greater than one standard deviation from our Super-Norm cohort (cognitively normal and biomarker normal)</w:t>
      </w:r>
      <w:r w:rsidR="005540C0" w:rsidRPr="007312CD">
        <w:rPr>
          <w:rFonts w:cs="Arial"/>
          <w:sz w:val="22"/>
          <w:szCs w:val="22"/>
        </w:rPr>
        <w:t xml:space="preserve"> </w:t>
      </w:r>
      <w:r w:rsidR="00E523C9" w:rsidRPr="007312CD">
        <w:rPr>
          <w:rFonts w:cs="Arial"/>
          <w:sz w:val="22"/>
          <w:szCs w:val="22"/>
        </w:rPr>
        <w:t>(Table 1)</w:t>
      </w:r>
      <w:r w:rsidR="00050B08" w:rsidRPr="007312CD">
        <w:rPr>
          <w:rFonts w:cs="Arial"/>
          <w:sz w:val="22"/>
          <w:szCs w:val="22"/>
        </w:rPr>
        <w:t>.  Also using this Super-Norm cohort and a corresponding biomarker positive AD cohort we have defined a refined cortical signature</w:t>
      </w:r>
      <w:r w:rsidR="009E576B" w:rsidRPr="007312CD">
        <w:rPr>
          <w:rFonts w:cs="Arial"/>
          <w:sz w:val="22"/>
          <w:szCs w:val="22"/>
        </w:rPr>
        <w:t xml:space="preserve"> (RCS) </w:t>
      </w:r>
      <w:r w:rsidR="00747304">
        <w:rPr>
          <w:rFonts w:cs="Arial"/>
          <w:sz w:val="22"/>
          <w:szCs w:val="22"/>
        </w:rPr>
        <w:t>for cortical thickness (Fig. 2</w:t>
      </w:r>
      <w:r w:rsidR="009E576B" w:rsidRPr="007312CD">
        <w:rPr>
          <w:rFonts w:cs="Arial"/>
          <w:sz w:val="22"/>
          <w:szCs w:val="22"/>
        </w:rPr>
        <w:t xml:space="preserve">).  </w:t>
      </w:r>
      <w:r w:rsidR="00050B08" w:rsidRPr="007312CD">
        <w:rPr>
          <w:rFonts w:cs="Arial"/>
          <w:sz w:val="22"/>
          <w:szCs w:val="22"/>
        </w:rPr>
        <w:t>These regions can be combined to evaluate for abnormal RCS for an individual compared to the Super-Norms.  The ILR and RCS reports are available for specific participants upon request and may be useful for multicore conferences and case discussions.</w:t>
      </w:r>
    </w:p>
    <w:p w:rsidR="00015DF9" w:rsidRDefault="00015DF9" w:rsidP="00015DF9">
      <w:pPr>
        <w:rPr>
          <w:rFonts w:cs="Arial"/>
          <w:b/>
          <w:sz w:val="22"/>
          <w:szCs w:val="20"/>
        </w:rPr>
      </w:pPr>
    </w:p>
    <w:p w:rsidR="00747304" w:rsidRPr="00015DF9" w:rsidRDefault="005932A2" w:rsidP="00015DF9">
      <w:pPr>
        <w:rPr>
          <w:rFonts w:cs="Arial"/>
          <w:b/>
          <w:sz w:val="22"/>
          <w:szCs w:val="20"/>
        </w:rPr>
      </w:pPr>
      <w:r w:rsidRPr="007312CD">
        <w:rPr>
          <w:rFonts w:cs="Arial"/>
          <w:b/>
          <w:sz w:val="22"/>
          <w:szCs w:val="20"/>
        </w:rPr>
        <w:t>Table 1</w:t>
      </w:r>
      <w:r w:rsidRPr="007312CD">
        <w:rPr>
          <w:rFonts w:cs="Arial"/>
          <w:sz w:val="22"/>
          <w:szCs w:val="20"/>
        </w:rPr>
        <w:t>: “Super-Normal” cohort (CN and biomarker negative) and “True AD” cohorts.  “NA” denotes cases where ApoE genotyping is not currently available (is in progress).</w:t>
      </w:r>
    </w:p>
    <w:p w:rsidR="005932A2" w:rsidRPr="007312CD" w:rsidRDefault="005932A2" w:rsidP="005932A2">
      <w:pPr>
        <w:ind w:right="-80"/>
        <w:rPr>
          <w:rFonts w:cs="Arial"/>
          <w:sz w:val="22"/>
          <w:szCs w:val="20"/>
        </w:rPr>
      </w:pPr>
    </w:p>
    <w:tbl>
      <w:tblPr>
        <w:tblW w:w="8568" w:type="dxa"/>
        <w:tblInd w:w="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2700"/>
        <w:gridCol w:w="2520"/>
        <w:gridCol w:w="990"/>
      </w:tblGrid>
      <w:tr w:rsidR="005932A2" w:rsidRPr="000862E5">
        <w:trPr>
          <w:trHeight w:val="144"/>
        </w:trPr>
        <w:tc>
          <w:tcPr>
            <w:tcW w:w="2358" w:type="dxa"/>
            <w:shd w:val="clear" w:color="auto" w:fill="D9D9D9" w:themeFill="background1" w:themeFillShade="D9"/>
            <w:noWrap/>
            <w:vAlign w:val="bottom"/>
          </w:tcPr>
          <w:p w:rsidR="005932A2" w:rsidRPr="000862E5" w:rsidRDefault="005932A2" w:rsidP="002F5B84">
            <w:pPr>
              <w:spacing w:before="20" w:after="20"/>
              <w:jc w:val="center"/>
              <w:rPr>
                <w:rFonts w:cs="Arial"/>
                <w:b/>
                <w:color w:val="000000"/>
                <w:sz w:val="20"/>
                <w:szCs w:val="21"/>
              </w:rPr>
            </w:pPr>
            <w:r w:rsidRPr="000862E5">
              <w:rPr>
                <w:rFonts w:cs="Arial"/>
                <w:b/>
                <w:color w:val="000000"/>
                <w:sz w:val="20"/>
                <w:szCs w:val="21"/>
              </w:rPr>
              <w:t>Demographic</w:t>
            </w:r>
          </w:p>
        </w:tc>
        <w:tc>
          <w:tcPr>
            <w:tcW w:w="2700" w:type="dxa"/>
            <w:shd w:val="clear" w:color="auto" w:fill="D9D9D9" w:themeFill="background1" w:themeFillShade="D9"/>
            <w:noWrap/>
            <w:vAlign w:val="bottom"/>
          </w:tcPr>
          <w:p w:rsidR="005932A2" w:rsidRPr="000862E5" w:rsidRDefault="005932A2" w:rsidP="002F5B84">
            <w:pPr>
              <w:spacing w:before="20" w:after="20"/>
              <w:jc w:val="center"/>
              <w:rPr>
                <w:rFonts w:cs="Arial"/>
                <w:b/>
                <w:bCs/>
                <w:color w:val="000000"/>
                <w:sz w:val="20"/>
                <w:szCs w:val="21"/>
              </w:rPr>
            </w:pPr>
            <w:r w:rsidRPr="000862E5">
              <w:rPr>
                <w:rFonts w:cs="Arial"/>
                <w:b/>
                <w:bCs/>
                <w:color w:val="000000"/>
                <w:sz w:val="20"/>
                <w:szCs w:val="21"/>
              </w:rPr>
              <w:t>Super-Normal</w:t>
            </w:r>
          </w:p>
        </w:tc>
        <w:tc>
          <w:tcPr>
            <w:tcW w:w="2520" w:type="dxa"/>
            <w:shd w:val="clear" w:color="auto" w:fill="D9D9D9" w:themeFill="background1" w:themeFillShade="D9"/>
            <w:noWrap/>
            <w:vAlign w:val="bottom"/>
          </w:tcPr>
          <w:p w:rsidR="005932A2" w:rsidRPr="000862E5" w:rsidRDefault="005932A2" w:rsidP="002F5B84">
            <w:pPr>
              <w:spacing w:before="20" w:after="20"/>
              <w:jc w:val="center"/>
              <w:rPr>
                <w:rFonts w:cs="Arial"/>
                <w:b/>
                <w:bCs/>
                <w:color w:val="000000"/>
                <w:sz w:val="20"/>
                <w:szCs w:val="21"/>
              </w:rPr>
            </w:pPr>
            <w:r w:rsidRPr="000862E5">
              <w:rPr>
                <w:rFonts w:cs="Arial"/>
                <w:b/>
                <w:bCs/>
                <w:color w:val="000000"/>
                <w:sz w:val="20"/>
                <w:szCs w:val="21"/>
              </w:rPr>
              <w:t>AD</w:t>
            </w:r>
          </w:p>
        </w:tc>
        <w:tc>
          <w:tcPr>
            <w:tcW w:w="990" w:type="dxa"/>
            <w:shd w:val="clear" w:color="auto" w:fill="D9D9D9" w:themeFill="background1" w:themeFillShade="D9"/>
            <w:noWrap/>
            <w:vAlign w:val="bottom"/>
          </w:tcPr>
          <w:p w:rsidR="005932A2" w:rsidRPr="000862E5" w:rsidRDefault="005932A2" w:rsidP="002F5B84">
            <w:pPr>
              <w:spacing w:before="20" w:after="20"/>
              <w:jc w:val="center"/>
              <w:rPr>
                <w:rFonts w:cs="Arial"/>
                <w:b/>
                <w:bCs/>
                <w:color w:val="000000"/>
                <w:sz w:val="20"/>
                <w:szCs w:val="21"/>
              </w:rPr>
            </w:pPr>
            <w:r w:rsidRPr="000862E5">
              <w:rPr>
                <w:rFonts w:cs="Arial"/>
                <w:b/>
                <w:bCs/>
                <w:i/>
                <w:iCs/>
                <w:color w:val="000000"/>
                <w:sz w:val="20"/>
                <w:szCs w:val="21"/>
              </w:rPr>
              <w:t>p</w:t>
            </w:r>
            <w:r w:rsidRPr="000862E5">
              <w:rPr>
                <w:rFonts w:cs="Arial"/>
                <w:b/>
                <w:bCs/>
                <w:color w:val="000000"/>
                <w:sz w:val="20"/>
                <w:szCs w:val="21"/>
              </w:rPr>
              <w:t>-value</w:t>
            </w:r>
          </w:p>
        </w:tc>
      </w:tr>
      <w:tr w:rsidR="005932A2" w:rsidRPr="000862E5">
        <w:trPr>
          <w:trHeight w:val="144"/>
        </w:trPr>
        <w:tc>
          <w:tcPr>
            <w:tcW w:w="2358" w:type="dxa"/>
            <w:shd w:val="clear" w:color="auto" w:fill="D9D9D9" w:themeFill="background1" w:themeFillShade="D9"/>
            <w:noWrap/>
            <w:vAlign w:val="bottom"/>
          </w:tcPr>
          <w:p w:rsidR="005932A2" w:rsidRPr="000862E5" w:rsidRDefault="005932A2" w:rsidP="002F5B84">
            <w:pPr>
              <w:spacing w:before="20" w:after="20"/>
              <w:jc w:val="center"/>
              <w:rPr>
                <w:rFonts w:cs="Arial"/>
                <w:b/>
                <w:bCs/>
                <w:i/>
                <w:color w:val="000000"/>
                <w:sz w:val="20"/>
                <w:szCs w:val="21"/>
              </w:rPr>
            </w:pPr>
            <w:r w:rsidRPr="000862E5">
              <w:rPr>
                <w:rFonts w:cs="Arial"/>
                <w:b/>
                <w:bCs/>
                <w:i/>
                <w:color w:val="000000"/>
                <w:sz w:val="20"/>
                <w:szCs w:val="21"/>
              </w:rPr>
              <w:t>n</w:t>
            </w:r>
          </w:p>
        </w:tc>
        <w:tc>
          <w:tcPr>
            <w:tcW w:w="270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106</w:t>
            </w:r>
          </w:p>
        </w:tc>
        <w:tc>
          <w:tcPr>
            <w:tcW w:w="252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64</w:t>
            </w:r>
          </w:p>
        </w:tc>
        <w:tc>
          <w:tcPr>
            <w:tcW w:w="99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w:t>
            </w:r>
          </w:p>
        </w:tc>
      </w:tr>
      <w:tr w:rsidR="005932A2" w:rsidRPr="000862E5">
        <w:trPr>
          <w:trHeight w:val="144"/>
        </w:trPr>
        <w:tc>
          <w:tcPr>
            <w:tcW w:w="2358" w:type="dxa"/>
            <w:shd w:val="clear" w:color="auto" w:fill="D9D9D9" w:themeFill="background1" w:themeFillShade="D9"/>
            <w:noWrap/>
            <w:vAlign w:val="bottom"/>
          </w:tcPr>
          <w:p w:rsidR="005932A2" w:rsidRPr="000862E5" w:rsidRDefault="005932A2" w:rsidP="002F5B84">
            <w:pPr>
              <w:spacing w:before="20" w:after="20"/>
              <w:jc w:val="center"/>
              <w:rPr>
                <w:rFonts w:cs="Arial"/>
                <w:b/>
                <w:bCs/>
                <w:color w:val="000000"/>
                <w:sz w:val="20"/>
                <w:szCs w:val="21"/>
              </w:rPr>
            </w:pPr>
            <w:r w:rsidRPr="000862E5">
              <w:rPr>
                <w:rFonts w:cs="Arial"/>
                <w:b/>
                <w:bCs/>
                <w:color w:val="000000"/>
                <w:sz w:val="20"/>
                <w:szCs w:val="21"/>
              </w:rPr>
              <w:t>Age (SD) years</w:t>
            </w:r>
          </w:p>
        </w:tc>
        <w:tc>
          <w:tcPr>
            <w:tcW w:w="270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71.84 (5.02)</w:t>
            </w:r>
          </w:p>
        </w:tc>
        <w:tc>
          <w:tcPr>
            <w:tcW w:w="252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74.81 (5.10)</w:t>
            </w:r>
          </w:p>
        </w:tc>
        <w:tc>
          <w:tcPr>
            <w:tcW w:w="99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&lt;0.001</w:t>
            </w:r>
          </w:p>
        </w:tc>
      </w:tr>
      <w:tr w:rsidR="005932A2" w:rsidRPr="000862E5">
        <w:trPr>
          <w:trHeight w:val="144"/>
        </w:trPr>
        <w:tc>
          <w:tcPr>
            <w:tcW w:w="2358" w:type="dxa"/>
            <w:shd w:val="clear" w:color="auto" w:fill="D9D9D9" w:themeFill="background1" w:themeFillShade="D9"/>
            <w:noWrap/>
            <w:vAlign w:val="bottom"/>
          </w:tcPr>
          <w:p w:rsidR="005932A2" w:rsidRPr="000862E5" w:rsidRDefault="005932A2" w:rsidP="002F5B84">
            <w:pPr>
              <w:spacing w:before="20" w:after="20"/>
              <w:jc w:val="center"/>
              <w:rPr>
                <w:rFonts w:cs="Arial"/>
                <w:b/>
                <w:bCs/>
                <w:color w:val="000000"/>
                <w:sz w:val="20"/>
                <w:szCs w:val="21"/>
              </w:rPr>
            </w:pPr>
            <w:r w:rsidRPr="000862E5">
              <w:rPr>
                <w:rFonts w:cs="Arial"/>
                <w:b/>
                <w:bCs/>
                <w:color w:val="000000"/>
                <w:sz w:val="20"/>
                <w:szCs w:val="21"/>
              </w:rPr>
              <w:t>Education (SD) years</w:t>
            </w:r>
          </w:p>
        </w:tc>
        <w:tc>
          <w:tcPr>
            <w:tcW w:w="270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15.35 (2.61)</w:t>
            </w:r>
          </w:p>
        </w:tc>
        <w:tc>
          <w:tcPr>
            <w:tcW w:w="252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14.44 (2.82)</w:t>
            </w:r>
          </w:p>
        </w:tc>
        <w:tc>
          <w:tcPr>
            <w:tcW w:w="99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0.038</w:t>
            </w:r>
          </w:p>
        </w:tc>
      </w:tr>
      <w:tr w:rsidR="005932A2" w:rsidRPr="000862E5">
        <w:trPr>
          <w:trHeight w:val="144"/>
        </w:trPr>
        <w:tc>
          <w:tcPr>
            <w:tcW w:w="2358" w:type="dxa"/>
            <w:shd w:val="clear" w:color="auto" w:fill="D9D9D9" w:themeFill="background1" w:themeFillShade="D9"/>
            <w:noWrap/>
            <w:vAlign w:val="bottom"/>
          </w:tcPr>
          <w:p w:rsidR="005932A2" w:rsidRPr="000862E5" w:rsidRDefault="005932A2" w:rsidP="002F5B84">
            <w:pPr>
              <w:spacing w:before="20" w:after="20"/>
              <w:jc w:val="center"/>
              <w:rPr>
                <w:rFonts w:cs="Arial"/>
                <w:b/>
                <w:bCs/>
                <w:color w:val="000000"/>
                <w:sz w:val="20"/>
                <w:szCs w:val="21"/>
              </w:rPr>
            </w:pPr>
            <w:r w:rsidRPr="000862E5">
              <w:rPr>
                <w:rFonts w:cs="Arial"/>
                <w:b/>
                <w:bCs/>
                <w:color w:val="000000"/>
                <w:sz w:val="20"/>
                <w:szCs w:val="21"/>
              </w:rPr>
              <w:t>% Male</w:t>
            </w:r>
          </w:p>
        </w:tc>
        <w:tc>
          <w:tcPr>
            <w:tcW w:w="270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47.2</w:t>
            </w:r>
          </w:p>
        </w:tc>
        <w:tc>
          <w:tcPr>
            <w:tcW w:w="252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48.4</w:t>
            </w:r>
          </w:p>
        </w:tc>
        <w:tc>
          <w:tcPr>
            <w:tcW w:w="99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0.874</w:t>
            </w:r>
          </w:p>
        </w:tc>
      </w:tr>
      <w:tr w:rsidR="005932A2" w:rsidRPr="000862E5">
        <w:trPr>
          <w:trHeight w:val="144"/>
        </w:trPr>
        <w:tc>
          <w:tcPr>
            <w:tcW w:w="2358" w:type="dxa"/>
            <w:shd w:val="clear" w:color="auto" w:fill="D9D9D9" w:themeFill="background1" w:themeFillShade="D9"/>
            <w:noWrap/>
            <w:vAlign w:val="bottom"/>
          </w:tcPr>
          <w:p w:rsidR="005932A2" w:rsidRPr="000862E5" w:rsidRDefault="005932A2" w:rsidP="002F5B84">
            <w:pPr>
              <w:spacing w:before="20" w:after="20"/>
              <w:jc w:val="center"/>
              <w:rPr>
                <w:rFonts w:cs="Arial"/>
                <w:b/>
                <w:bCs/>
                <w:color w:val="000000"/>
                <w:sz w:val="20"/>
                <w:szCs w:val="21"/>
              </w:rPr>
            </w:pPr>
            <w:r w:rsidRPr="000862E5">
              <w:rPr>
                <w:rFonts w:cs="Arial"/>
                <w:b/>
                <w:bCs/>
                <w:color w:val="000000"/>
                <w:sz w:val="20"/>
                <w:szCs w:val="21"/>
              </w:rPr>
              <w:t>APOE4 Status</w:t>
            </w:r>
          </w:p>
        </w:tc>
        <w:tc>
          <w:tcPr>
            <w:tcW w:w="270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E4–=79, E4+ =23, NA = 4</w:t>
            </w:r>
          </w:p>
        </w:tc>
        <w:tc>
          <w:tcPr>
            <w:tcW w:w="252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E4–=14, E4+=46, NA=4</w:t>
            </w:r>
          </w:p>
        </w:tc>
        <w:tc>
          <w:tcPr>
            <w:tcW w:w="990" w:type="dxa"/>
            <w:shd w:val="clear" w:color="auto" w:fill="auto"/>
            <w:noWrap/>
            <w:vAlign w:val="bottom"/>
          </w:tcPr>
          <w:p w:rsidR="005932A2" w:rsidRPr="000862E5" w:rsidRDefault="005932A2" w:rsidP="002F5B84">
            <w:pPr>
              <w:spacing w:before="20" w:after="20"/>
              <w:jc w:val="center"/>
              <w:rPr>
                <w:rFonts w:cs="Arial"/>
                <w:color w:val="000000"/>
                <w:sz w:val="20"/>
                <w:szCs w:val="21"/>
              </w:rPr>
            </w:pPr>
            <w:r w:rsidRPr="000862E5">
              <w:rPr>
                <w:rFonts w:cs="Arial"/>
                <w:color w:val="000000"/>
                <w:sz w:val="20"/>
                <w:szCs w:val="21"/>
              </w:rPr>
              <w:t>&lt;0.001</w:t>
            </w:r>
          </w:p>
        </w:tc>
      </w:tr>
    </w:tbl>
    <w:p w:rsidR="00050B08" w:rsidRPr="007312CD" w:rsidRDefault="00D53FE1">
      <w:pPr>
        <w:rPr>
          <w:rFonts w:cs="Arial"/>
          <w:sz w:val="22"/>
          <w:szCs w:val="22"/>
        </w:rPr>
      </w:pPr>
      <w:r>
        <w:rPr>
          <w:rFonts w:cs="Arial"/>
          <w:noProof/>
          <w:sz w:val="22"/>
          <w:szCs w:val="22"/>
        </w:rPr>
        <mc:AlternateContent>
          <mc:Choice Requires="wps">
            <w:drawing>
              <wp:anchor distT="0" distB="0" distL="114300" distR="114300" simplePos="0" relativeHeight="251661312" behindDoc="1" locked="0" layoutInCell="1" allowOverlap="1" wp14:anchorId="5B5B1DE8" wp14:editId="5197216D">
                <wp:simplePos x="0" y="0"/>
                <wp:positionH relativeFrom="column">
                  <wp:posOffset>1728470</wp:posOffset>
                </wp:positionH>
                <wp:positionV relativeFrom="paragraph">
                  <wp:posOffset>170815</wp:posOffset>
                </wp:positionV>
                <wp:extent cx="5138420" cy="1455420"/>
                <wp:effectExtent l="0" t="0" r="24130" b="11430"/>
                <wp:wrapTight wrapText="bothSides">
                  <wp:wrapPolygon edited="0">
                    <wp:start x="0" y="0"/>
                    <wp:lineTo x="0" y="21487"/>
                    <wp:lineTo x="21621" y="21487"/>
                    <wp:lineTo x="21621" y="0"/>
                    <wp:lineTo x="0" y="0"/>
                  </wp:wrapPolygon>
                </wp:wrapTight>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8420" cy="1455420"/>
                        </a:xfrm>
                        <a:prstGeom prst="rect">
                          <a:avLst/>
                        </a:prstGeom>
                        <a:solidFill>
                          <a:srgbClr val="FFFFFF"/>
                        </a:solidFill>
                        <a:ln w="9525">
                          <a:solidFill>
                            <a:srgbClr val="000000"/>
                          </a:solidFill>
                          <a:miter lim="800000"/>
                          <a:headEnd/>
                          <a:tailEnd/>
                        </a:ln>
                      </wps:spPr>
                      <wps:txbx>
                        <w:txbxContent>
                          <w:p w:rsidR="00AE658F" w:rsidRPr="005C7521" w:rsidRDefault="00AE658F" w:rsidP="005932A2">
                            <w:pPr>
                              <w:rPr>
                                <w:rFonts w:ascii="Arial" w:hAnsi="Arial" w:cs="Arial"/>
                                <w:sz w:val="20"/>
                                <w:szCs w:val="21"/>
                              </w:rPr>
                            </w:pPr>
                            <w:r>
                              <w:rPr>
                                <w:rFonts w:ascii="Arial" w:hAnsi="Arial" w:cs="Arial"/>
                                <w:b/>
                                <w:sz w:val="20"/>
                                <w:szCs w:val="21"/>
                              </w:rPr>
                              <w:t>Figure 2</w:t>
                            </w:r>
                            <w:r w:rsidRPr="005C7521">
                              <w:rPr>
                                <w:rFonts w:ascii="Arial" w:hAnsi="Arial" w:cs="Arial"/>
                                <w:b/>
                                <w:sz w:val="20"/>
                                <w:szCs w:val="21"/>
                              </w:rPr>
                              <w:t>.</w:t>
                            </w:r>
                            <w:r w:rsidRPr="005C7521">
                              <w:rPr>
                                <w:rFonts w:ascii="Arial" w:hAnsi="Arial" w:cs="Arial"/>
                                <w:sz w:val="20"/>
                                <w:szCs w:val="21"/>
                              </w:rPr>
                              <w:t xml:space="preserve"> A refined cortical signature of AD.  Cognitively normal (CN) and symptomatic AD participants were charact</w:t>
                            </w:r>
                            <w:r>
                              <w:rPr>
                                <w:rFonts w:ascii="Arial" w:hAnsi="Arial" w:cs="Arial"/>
                                <w:sz w:val="20"/>
                                <w:szCs w:val="21"/>
                              </w:rPr>
                              <w:t>erized using Aβ imaging using Pi</w:t>
                            </w:r>
                            <w:r w:rsidRPr="005C7521">
                              <w:rPr>
                                <w:rFonts w:ascii="Arial" w:hAnsi="Arial" w:cs="Arial"/>
                                <w:sz w:val="20"/>
                                <w:szCs w:val="21"/>
                              </w:rPr>
                              <w:t>B, and cerebrospinal fluid (CSF) Aβ42. Vertex-wise comparisons were conducted between CN individuals (N=106) who were negative for all biomarkers and AD individuals (N=64) who were positive for either PIB or CSF Aβ42 using general linear model. Group difference map thresholded at p &lt; 0.05 (corrected) identifies the regions showing reduced cortical thickness in AD participants. Color-coded labels derived from these regions are shown on the semi-inflated cortical surface of the FreeSurfer average brain with light gray regions representing gyri and dark gray regions representing sulci.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5B1DE8" id="Text Box 3" o:spid="_x0000_s1027" type="#_x0000_t202" style="position:absolute;margin-left:136.1pt;margin-top:13.45pt;width:404.6pt;height:114.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">
                <v:textbox>
                  <w:txbxContent>
                    <w:p w:rsidR="00AE658F" w:rsidRPr="005C7521" w:rsidRDefault="00AE658F" w:rsidP="005932A2">
                      <w:pPr>
                        <w:rPr>
                          <w:rFonts w:ascii="Arial" w:hAnsi="Arial" w:cs="Arial"/>
                          <w:sz w:val="20"/>
                          <w:szCs w:val="21"/>
                        </w:rPr>
                      </w:pPr>
                      <w:r>
                        <w:rPr>
                          <w:rFonts w:ascii="Arial" w:hAnsi="Arial" w:cs="Arial"/>
                          <w:b/>
                          <w:sz w:val="20"/>
                          <w:szCs w:val="21"/>
                        </w:rPr>
                        <w:t>Figure 2</w:t>
                      </w:r>
                      <w:r w:rsidRPr="005C7521">
                        <w:rPr>
                          <w:rFonts w:ascii="Arial" w:hAnsi="Arial" w:cs="Arial"/>
                          <w:b/>
                          <w:sz w:val="20"/>
                          <w:szCs w:val="21"/>
                        </w:rPr>
                        <w:t>.</w:t>
                      </w:r>
                      <w:r w:rsidRPr="005C7521">
                        <w:rPr>
                          <w:rFonts w:ascii="Arial" w:hAnsi="Arial" w:cs="Arial"/>
                          <w:sz w:val="20"/>
                          <w:szCs w:val="21"/>
                        </w:rPr>
                        <w:t xml:space="preserve"> A refined cortical signature of AD.  Cognitively normal (CN) and symptomatic AD participants were charact</w:t>
                      </w:r>
                      <w:r>
                        <w:rPr>
                          <w:rFonts w:ascii="Arial" w:hAnsi="Arial" w:cs="Arial"/>
                          <w:sz w:val="20"/>
                          <w:szCs w:val="21"/>
                        </w:rPr>
                        <w:t>erized using Aβ imaging using Pi</w:t>
                      </w:r>
                      <w:r w:rsidRPr="005C7521">
                        <w:rPr>
                          <w:rFonts w:ascii="Arial" w:hAnsi="Arial" w:cs="Arial"/>
                          <w:sz w:val="20"/>
                          <w:szCs w:val="21"/>
                        </w:rPr>
                        <w:t>B, and cerebrospinal fluid (CSF) Aβ42. Vertex-wise comparisons were conducted between CN individuals (N=106) who were negative for all biomarkers and AD individuals (N=64) who were positive for either PIB or CSF Aβ42 using general linear model. Group difference map thresholded at p &lt; 0.05 (corrected) identifies the regions showing reduced cortical thickness in AD participants. Color-coded labels derived from these regions are shown on the semi-inflated cortical surface of the FreeSurfer average brain with light gray regions representing gyri and dark gray regions representing sulci.</w:t>
                      </w:r>
                    </w:p>
                  </w:txbxContent>
                </v:textbox>
                <w10:wrap type="tight"/>
              </v:shape>
            </w:pict>
          </mc:Fallback>
        </mc:AlternateContent>
      </w:r>
      <w:r w:rsidR="00747304">
        <w:rPr>
          <w:rFonts w:cs="Arial"/>
          <w:noProof/>
          <w:sz w:val="22"/>
          <w:szCs w:val="22"/>
        </w:rPr>
        <w:drawing>
          <wp:anchor distT="0" distB="0" distL="114300" distR="114300" simplePos="0" relativeHeight="251653120" behindDoc="1" locked="0" layoutInCell="1" allowOverlap="1" wp14:anchorId="2DEA2BC4" wp14:editId="0B9DB787">
            <wp:simplePos x="0" y="0"/>
            <wp:positionH relativeFrom="column">
              <wp:posOffset>-110490</wp:posOffset>
            </wp:positionH>
            <wp:positionV relativeFrom="paragraph">
              <wp:posOffset>159385</wp:posOffset>
            </wp:positionV>
            <wp:extent cx="1824990" cy="1462405"/>
            <wp:effectExtent l="25400" t="0" r="3810" b="0"/>
            <wp:wrapTight wrapText="bothSides">
              <wp:wrapPolygon edited="0">
                <wp:start x="-301" y="0"/>
                <wp:lineTo x="-301" y="21384"/>
                <wp:lineTo x="21645" y="21384"/>
                <wp:lineTo x="21645" y="0"/>
                <wp:lineTo x="-301" y="0"/>
              </wp:wrapPolygon>
            </wp:wrapTight>
            <wp:docPr id="19" name="Picture 10" descr="Cortical Sig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tical Sig_map.jpg"/>
                    <pic:cNvPicPr>
                      <a:picLocks noChangeAspect="1" noChangeArrowheads="1"/>
                    </pic:cNvPicPr>
                  </pic:nvPicPr>
                  <pic:blipFill>
                    <a:blip r:embed="rId21"/>
                    <a:srcRect/>
                    <a:stretch>
                      <a:fillRect/>
                    </a:stretch>
                  </pic:blipFill>
                  <pic:spPr bwMode="auto">
                    <a:xfrm>
                      <a:off x="0" y="0"/>
                      <a:ext cx="1824990" cy="1462405"/>
                    </a:xfrm>
                    <a:prstGeom prst="rect">
                      <a:avLst/>
                    </a:prstGeom>
                    <a:noFill/>
                    <a:ln w="9525">
                      <a:noFill/>
                      <a:miter lim="800000"/>
                      <a:headEnd/>
                      <a:tailEnd/>
                    </a:ln>
                  </pic:spPr>
                </pic:pic>
              </a:graphicData>
            </a:graphic>
          </wp:anchor>
        </w:drawing>
      </w:r>
    </w:p>
    <w:p w:rsidR="005C6B5B" w:rsidRPr="007312CD" w:rsidRDefault="005C6B5B" w:rsidP="002B14D3">
      <w:pPr>
        <w:rPr>
          <w:rFonts w:cs="Arial"/>
          <w:b/>
          <w:sz w:val="22"/>
          <w:szCs w:val="22"/>
          <w:u w:val="single"/>
        </w:rPr>
      </w:pPr>
    </w:p>
    <w:p w:rsidR="005C6B5B" w:rsidRPr="00014BD6" w:rsidRDefault="005C6B5B" w:rsidP="00AC7049">
      <w:pPr>
        <w:pStyle w:val="Heading1"/>
      </w:pPr>
      <w:bookmarkStart w:id="14" w:name="_Toc476150698"/>
      <w:r w:rsidRPr="00014BD6">
        <w:rPr>
          <w:rFonts w:cs="Arial"/>
        </w:rPr>
        <w:t>MRI Imaging</w:t>
      </w:r>
      <w:r w:rsidR="00032C23">
        <w:t xml:space="preserve"> and</w:t>
      </w:r>
      <w:r w:rsidRPr="00014BD6">
        <w:t xml:space="preserve"> Processing</w:t>
      </w:r>
      <w:bookmarkEnd w:id="14"/>
    </w:p>
    <w:p w:rsidR="00B60E44" w:rsidRPr="007312CD" w:rsidRDefault="00B60E44" w:rsidP="00B60E44">
      <w:pPr>
        <w:widowControl w:val="0"/>
        <w:autoSpaceDE w:val="0"/>
        <w:autoSpaceDN w:val="0"/>
        <w:adjustRightInd w:val="0"/>
        <w:rPr>
          <w:rFonts w:cs="Arial"/>
          <w:b/>
          <w:sz w:val="22"/>
          <w:szCs w:val="22"/>
        </w:rPr>
      </w:pPr>
    </w:p>
    <w:p w:rsidR="00B60E44" w:rsidRPr="00014BD6" w:rsidRDefault="00B60E44" w:rsidP="00B60E44">
      <w:pPr>
        <w:widowControl w:val="0"/>
        <w:autoSpaceDE w:val="0"/>
        <w:autoSpaceDN w:val="0"/>
        <w:adjustRightInd w:val="0"/>
        <w:rPr>
          <w:rFonts w:cs="Arial"/>
          <w:b/>
          <w:i/>
          <w:sz w:val="22"/>
          <w:szCs w:val="22"/>
        </w:rPr>
      </w:pPr>
      <w:r w:rsidRPr="00014BD6">
        <w:rPr>
          <w:rFonts w:cs="Arial"/>
          <w:b/>
          <w:i/>
          <w:sz w:val="22"/>
          <w:szCs w:val="22"/>
        </w:rPr>
        <w:t xml:space="preserve">Note: The following paragraphs outline processing details useful for citation in manuscripts using </w:t>
      </w:r>
      <w:r w:rsidR="00A60D28">
        <w:rPr>
          <w:rFonts w:cs="Arial"/>
          <w:b/>
          <w:i/>
          <w:sz w:val="22"/>
          <w:szCs w:val="22"/>
        </w:rPr>
        <w:t>DIAN</w:t>
      </w:r>
      <w:r w:rsidRPr="00014BD6">
        <w:rPr>
          <w:rFonts w:cs="Arial"/>
          <w:b/>
          <w:i/>
          <w:sz w:val="22"/>
          <w:szCs w:val="22"/>
        </w:rPr>
        <w:t xml:space="preserve"> Imaging Core data. </w:t>
      </w:r>
    </w:p>
    <w:p w:rsidR="005C6B5B" w:rsidRPr="007312CD" w:rsidRDefault="005C6B5B" w:rsidP="005C6B5B">
      <w:pPr>
        <w:rPr>
          <w:sz w:val="22"/>
        </w:rPr>
      </w:pPr>
    </w:p>
    <w:p w:rsidR="005C6B5B" w:rsidRPr="007312CD" w:rsidRDefault="005C6B5B" w:rsidP="005C6B5B">
      <w:pPr>
        <w:rPr>
          <w:sz w:val="22"/>
        </w:rPr>
      </w:pPr>
      <w:r w:rsidRPr="007312CD">
        <w:rPr>
          <w:sz w:val="22"/>
        </w:rPr>
        <w:t>Structural MRI acquisition was performed using the Alzheimer Disease Neuroimaging Initiative (ADNI) protocol</w:t>
      </w:r>
      <w:r w:rsidR="00014BD6">
        <w:rPr>
          <w:sz w:val="22"/>
        </w:rPr>
        <w:t xml:space="preserve"> (Jack et al., 2008, Jack et al., 2010)</w:t>
      </w:r>
      <w:r w:rsidRPr="007312CD">
        <w:rPr>
          <w:sz w:val="22"/>
        </w:rPr>
        <w:t xml:space="preserve">. Participating sites were required to pass initial and regular follow-up quality control assessments to insure acquisition conformity. Each participant received an accelerated 3D sagittal T1-weighted MPRAGE on a 3T scanner. A high quality, whole-brain image with 1.1x1.1x1.2 mm voxels was acquired in approximately 5-6 minutes. Before analysis, images were screened for artifacts and protocol compliance by the ADNI imaging core. </w:t>
      </w:r>
    </w:p>
    <w:bookmarkEnd w:id="0"/>
    <w:bookmarkEnd w:id="1"/>
    <w:p w:rsidR="000C73C8" w:rsidRPr="007312CD" w:rsidRDefault="000C73C8" w:rsidP="00050B02">
      <w:pPr>
        <w:widowControl w:val="0"/>
        <w:autoSpaceDE w:val="0"/>
        <w:autoSpaceDN w:val="0"/>
        <w:adjustRightInd w:val="0"/>
        <w:rPr>
          <w:rFonts w:cs="Arial"/>
          <w:sz w:val="22"/>
          <w:szCs w:val="22"/>
        </w:rPr>
      </w:pPr>
    </w:p>
    <w:p w:rsidR="000C73C8" w:rsidRPr="007312CD" w:rsidRDefault="00050B02" w:rsidP="00050B02">
      <w:pPr>
        <w:widowControl w:val="0"/>
        <w:autoSpaceDE w:val="0"/>
        <w:autoSpaceDN w:val="0"/>
        <w:adjustRightInd w:val="0"/>
        <w:rPr>
          <w:rFonts w:cs="Arial"/>
          <w:sz w:val="22"/>
          <w:szCs w:val="22"/>
        </w:rPr>
      </w:pPr>
      <w:r w:rsidRPr="007312CD">
        <w:rPr>
          <w:rFonts w:cs="Arial"/>
          <w:sz w:val="22"/>
          <w:szCs w:val="22"/>
        </w:rPr>
        <w:t xml:space="preserve">All MRI sessions were processed through the </w:t>
      </w:r>
      <w:r w:rsidR="001A5941" w:rsidRPr="007312CD">
        <w:rPr>
          <w:rFonts w:cs="Arial"/>
          <w:sz w:val="22"/>
          <w:szCs w:val="22"/>
        </w:rPr>
        <w:t>FreeSurfer</w:t>
      </w:r>
      <w:r w:rsidRPr="007312CD">
        <w:rPr>
          <w:rFonts w:cs="Arial"/>
          <w:sz w:val="22"/>
          <w:szCs w:val="22"/>
        </w:rPr>
        <w:t xml:space="preserve"> image analysis suite using Dell PowerEdge 1950 servers with Intel Xeon processors running CentOS 5.5 Linux. These scans were acquired with a </w:t>
      </w:r>
      <w:r w:rsidR="003435B6" w:rsidRPr="007312CD">
        <w:rPr>
          <w:rFonts w:cs="Arial"/>
          <w:sz w:val="22"/>
          <w:szCs w:val="22"/>
        </w:rPr>
        <w:t>Siemens</w:t>
      </w:r>
      <w:r w:rsidR="0028647E">
        <w:rPr>
          <w:rFonts w:cs="Arial"/>
          <w:sz w:val="22"/>
          <w:szCs w:val="22"/>
        </w:rPr>
        <w:t xml:space="preserve"> BioG</w:t>
      </w:r>
      <w:r w:rsidR="00F74915" w:rsidRPr="007312CD">
        <w:rPr>
          <w:rFonts w:cs="Arial"/>
          <w:sz w:val="22"/>
          <w:szCs w:val="22"/>
        </w:rPr>
        <w:t>raph mMR PET-MR 3T scanner or</w:t>
      </w:r>
      <w:r w:rsidR="003435B6" w:rsidRPr="007312CD">
        <w:rPr>
          <w:rFonts w:cs="Arial"/>
          <w:sz w:val="22"/>
          <w:szCs w:val="22"/>
        </w:rPr>
        <w:t xml:space="preserve"> </w:t>
      </w:r>
      <w:r w:rsidRPr="007312CD">
        <w:rPr>
          <w:rFonts w:cs="Arial"/>
          <w:sz w:val="22"/>
          <w:szCs w:val="22"/>
        </w:rPr>
        <w:t>Siemens Trio 3T MRI scanner</w:t>
      </w:r>
      <w:r w:rsidR="003435B6" w:rsidRPr="007312CD">
        <w:rPr>
          <w:rFonts w:cs="Arial"/>
          <w:sz w:val="22"/>
          <w:szCs w:val="22"/>
        </w:rPr>
        <w:t xml:space="preserve"> [</w:t>
      </w:r>
      <w:r w:rsidR="003435B6" w:rsidRPr="0012463A">
        <w:rPr>
          <w:rFonts w:cs="Arial"/>
          <w:b/>
          <w:i/>
          <w:sz w:val="22"/>
          <w:szCs w:val="22"/>
        </w:rPr>
        <w:t>FOR MANUSCRIPTS, SELECT ONLY THE SCANNER(S) FROM WHICH YOUR DATA WERE DERIVED</w:t>
      </w:r>
      <w:r w:rsidR="003435B6" w:rsidRPr="007312CD">
        <w:rPr>
          <w:rFonts w:cs="Arial"/>
          <w:sz w:val="22"/>
          <w:szCs w:val="22"/>
        </w:rPr>
        <w:t>]</w:t>
      </w:r>
      <w:r w:rsidRPr="007312CD">
        <w:rPr>
          <w:rFonts w:cs="Arial"/>
          <w:sz w:val="22"/>
          <w:szCs w:val="22"/>
        </w:rPr>
        <w:t xml:space="preserve">, and T1 weighted images were obtained for analysis. </w:t>
      </w:r>
    </w:p>
    <w:p w:rsidR="000C73C8" w:rsidRPr="007312CD" w:rsidRDefault="000C73C8" w:rsidP="00050B02">
      <w:pPr>
        <w:widowControl w:val="0"/>
        <w:autoSpaceDE w:val="0"/>
        <w:autoSpaceDN w:val="0"/>
        <w:adjustRightInd w:val="0"/>
        <w:rPr>
          <w:rFonts w:cs="Arial"/>
          <w:sz w:val="22"/>
          <w:szCs w:val="22"/>
        </w:rPr>
      </w:pPr>
    </w:p>
    <w:p w:rsidR="00050B02" w:rsidRPr="007312CD" w:rsidRDefault="001A5941" w:rsidP="00050B02">
      <w:pPr>
        <w:widowControl w:val="0"/>
        <w:autoSpaceDE w:val="0"/>
        <w:autoSpaceDN w:val="0"/>
        <w:adjustRightInd w:val="0"/>
        <w:rPr>
          <w:rFonts w:cs="Arial"/>
          <w:sz w:val="22"/>
          <w:szCs w:val="22"/>
        </w:rPr>
      </w:pPr>
      <w:r w:rsidRPr="007312CD">
        <w:rPr>
          <w:rFonts w:cs="Arial"/>
          <w:sz w:val="22"/>
          <w:szCs w:val="22"/>
        </w:rPr>
        <w:t>FreeSurfer</w:t>
      </w:r>
      <w:r w:rsidR="00050B02" w:rsidRPr="007312CD">
        <w:rPr>
          <w:rFonts w:cs="Arial"/>
          <w:sz w:val="22"/>
          <w:szCs w:val="22"/>
        </w:rPr>
        <w:t xml:space="preserve"> involves cortical reconstruction and volumetric segmentation, which is documented </w:t>
      </w:r>
      <w:r w:rsidR="005741CA">
        <w:rPr>
          <w:rFonts w:cs="Arial"/>
          <w:sz w:val="22"/>
          <w:szCs w:val="22"/>
        </w:rPr>
        <w:t xml:space="preserve">@ </w:t>
      </w:r>
      <w:r w:rsidR="00050B02" w:rsidRPr="007312CD">
        <w:rPr>
          <w:rFonts w:cs="Arial"/>
          <w:sz w:val="22"/>
          <w:szCs w:val="22"/>
        </w:rPr>
        <w:t xml:space="preserve"> </w:t>
      </w:r>
      <w:hyperlink r:id="rId22" w:history="1">
        <w:r w:rsidR="00050B02" w:rsidRPr="007312CD">
          <w:rPr>
            <w:rFonts w:cs="Arial"/>
            <w:sz w:val="22"/>
            <w:szCs w:val="22"/>
          </w:rPr>
          <w:t>http://surfer.nmr.mgh.harvard.edu/</w:t>
        </w:r>
      </w:hyperlink>
      <w:r w:rsidR="00050B02" w:rsidRPr="007312CD">
        <w:rPr>
          <w:rFonts w:cs="Arial"/>
          <w:sz w:val="22"/>
          <w:szCs w:val="22"/>
        </w:rPr>
        <w:t xml:space="preserve">. The technical details of these procedures are described in prior publications (Dale et al., 1999; Dale and Sereno, 1993; Fischl and Dale, 2000; Fischl et al., 2001; Fischl et al., 2002; Fischl et al., 2004a; Fischl et al., 1999a; Fischl et al., 1999b; Fischl et al., 2004b; Han et al., 2006; Jovicich et al., 2006; Segonne et al., 2004)). The processing pipeline includes motion correction and segmentation of the subcortical white matter and deep gray matter volumetric structures on  T1 </w:t>
      </w:r>
      <w:r w:rsidR="005741CA">
        <w:rPr>
          <w:rFonts w:cs="Arial"/>
          <w:sz w:val="22"/>
          <w:szCs w:val="22"/>
        </w:rPr>
        <w:t>c</w:t>
      </w:r>
      <w:r w:rsidR="009761A1">
        <w:rPr>
          <w:rFonts w:cs="Arial"/>
          <w:sz w:val="22"/>
          <w:szCs w:val="22"/>
        </w:rPr>
        <w:t xml:space="preserve">ombined </w:t>
      </w:r>
      <w:r w:rsidR="005741CA">
        <w:rPr>
          <w:rFonts w:cs="Arial"/>
          <w:sz w:val="22"/>
          <w:szCs w:val="22"/>
        </w:rPr>
        <w:t>with T2 images</w:t>
      </w:r>
      <w:r w:rsidR="005741CA" w:rsidRPr="007312CD">
        <w:rPr>
          <w:rFonts w:cs="Arial"/>
          <w:sz w:val="22"/>
          <w:szCs w:val="22"/>
        </w:rPr>
        <w:t xml:space="preserve"> </w:t>
      </w:r>
      <w:r w:rsidR="00050B02" w:rsidRPr="007312CD">
        <w:rPr>
          <w:rFonts w:cs="Arial"/>
          <w:sz w:val="22"/>
          <w:szCs w:val="22"/>
        </w:rPr>
        <w:t>(Fischl et al., 2002), intensity normalization, registration to a spherical atlas which utilizes individual cortical folding patterns to match cortical geometry across subjects (Fischl et al., 1999b), and parcellation of the cerebral cortex into units based on gyral and sulcal structure (Desikan et al., 2006).</w:t>
      </w:r>
      <w:r w:rsidR="00B60E44" w:rsidRPr="007312CD">
        <w:rPr>
          <w:sz w:val="22"/>
        </w:rPr>
        <w:t xml:space="preserve">   For each vertex on the cortical surface, thickness was calculated as the shortest distance from the gray/white boundary to the gray/CSF </w:t>
      </w:r>
      <w:r w:rsidR="00B60E44" w:rsidRPr="00014BD6">
        <w:rPr>
          <w:sz w:val="22"/>
        </w:rPr>
        <w:t>boundary</w:t>
      </w:r>
      <w:r w:rsidR="00014BD6">
        <w:rPr>
          <w:sz w:val="22"/>
        </w:rPr>
        <w:t xml:space="preserve"> (Fischl, 2012).</w:t>
      </w:r>
    </w:p>
    <w:p w:rsidR="00050B02" w:rsidRPr="007312CD" w:rsidRDefault="00050B02" w:rsidP="00050B02">
      <w:pPr>
        <w:widowControl w:val="0"/>
        <w:autoSpaceDE w:val="0"/>
        <w:autoSpaceDN w:val="0"/>
        <w:adjustRightInd w:val="0"/>
        <w:rPr>
          <w:rFonts w:cs="Arial"/>
          <w:sz w:val="22"/>
          <w:szCs w:val="22"/>
        </w:rPr>
      </w:pPr>
    </w:p>
    <w:p w:rsidR="00AC7049" w:rsidRPr="004F267D" w:rsidRDefault="00976D8A" w:rsidP="00FC0BA4">
      <w:pPr>
        <w:widowControl w:val="0"/>
        <w:autoSpaceDE w:val="0"/>
        <w:autoSpaceDN w:val="0"/>
        <w:adjustRightInd w:val="0"/>
        <w:rPr>
          <w:rFonts w:cs="Arial"/>
          <w:sz w:val="22"/>
          <w:szCs w:val="22"/>
        </w:rPr>
      </w:pPr>
      <w:r w:rsidRPr="007312CD">
        <w:rPr>
          <w:rFonts w:cs="Arial"/>
          <w:sz w:val="22"/>
          <w:szCs w:val="22"/>
        </w:rPr>
        <w:t>All</w:t>
      </w:r>
      <w:r w:rsidR="00323DAC">
        <w:rPr>
          <w:rFonts w:cs="Arial"/>
          <w:sz w:val="22"/>
          <w:szCs w:val="22"/>
        </w:rPr>
        <w:t xml:space="preserve"> 3.0T MRI imaging data </w:t>
      </w:r>
      <w:r w:rsidR="00A60D28">
        <w:rPr>
          <w:rFonts w:cs="Arial"/>
          <w:sz w:val="22"/>
          <w:szCs w:val="22"/>
        </w:rPr>
        <w:t xml:space="preserve">have been </w:t>
      </w:r>
      <w:r w:rsidR="00771949" w:rsidRPr="007312CD">
        <w:rPr>
          <w:rFonts w:cs="Arial"/>
          <w:sz w:val="22"/>
          <w:szCs w:val="22"/>
        </w:rPr>
        <w:t xml:space="preserve">processed using </w:t>
      </w:r>
      <w:r w:rsidR="001A5941" w:rsidRPr="007312CD">
        <w:rPr>
          <w:rFonts w:cs="Arial"/>
          <w:sz w:val="22"/>
          <w:szCs w:val="22"/>
        </w:rPr>
        <w:t>FreeSurfer</w:t>
      </w:r>
      <w:r w:rsidR="004F267D">
        <w:rPr>
          <w:rFonts w:cs="Arial"/>
          <w:sz w:val="22"/>
          <w:szCs w:val="22"/>
        </w:rPr>
        <w:t xml:space="preserve"> 5.3 with all patches applied</w:t>
      </w:r>
      <w:r w:rsidR="00771949" w:rsidRPr="007312CD">
        <w:rPr>
          <w:rFonts w:cs="Arial"/>
          <w:sz w:val="22"/>
          <w:szCs w:val="22"/>
        </w:rPr>
        <w:t xml:space="preserve">. </w:t>
      </w:r>
    </w:p>
    <w:p w:rsidR="00FC0BA4" w:rsidRPr="007312CD" w:rsidRDefault="00FC0BA4" w:rsidP="00FC0BA4">
      <w:pPr>
        <w:widowControl w:val="0"/>
        <w:autoSpaceDE w:val="0"/>
        <w:autoSpaceDN w:val="0"/>
        <w:adjustRightInd w:val="0"/>
        <w:rPr>
          <w:rFonts w:cs="Arial"/>
          <w:i/>
          <w:sz w:val="22"/>
          <w:szCs w:val="22"/>
        </w:rPr>
      </w:pPr>
    </w:p>
    <w:p w:rsidR="00050B02" w:rsidRPr="007312CD" w:rsidRDefault="001A5941" w:rsidP="00AC7049">
      <w:pPr>
        <w:pStyle w:val="Heading1"/>
      </w:pPr>
      <w:bookmarkStart w:id="15" w:name="_Toc219440438"/>
      <w:bookmarkStart w:id="16" w:name="_Toc476150699"/>
      <w:r w:rsidRPr="007312CD">
        <w:t>FreeSurfer:</w:t>
      </w:r>
      <w:r w:rsidR="00050B02" w:rsidRPr="007312CD">
        <w:t xml:space="preserve"> Quality Control Measures</w:t>
      </w:r>
      <w:bookmarkEnd w:id="15"/>
      <w:bookmarkEnd w:id="16"/>
    </w:p>
    <w:p w:rsidR="00771949" w:rsidRPr="007312CD" w:rsidRDefault="00771949">
      <w:pPr>
        <w:rPr>
          <w:rFonts w:eastAsiaTheme="majorEastAsia" w:cs="Arial"/>
          <w:b/>
          <w:bCs/>
          <w:sz w:val="22"/>
          <w:szCs w:val="22"/>
          <w:u w:val="single"/>
        </w:rPr>
      </w:pPr>
    </w:p>
    <w:p w:rsidR="002B14D3" w:rsidRPr="007312CD" w:rsidRDefault="00050B02" w:rsidP="002B14D3">
      <w:pPr>
        <w:rPr>
          <w:rFonts w:cs="Arial"/>
          <w:sz w:val="22"/>
          <w:szCs w:val="22"/>
        </w:rPr>
      </w:pPr>
      <w:r w:rsidRPr="007312CD">
        <w:rPr>
          <w:rFonts w:cs="Arial"/>
          <w:sz w:val="22"/>
          <w:szCs w:val="22"/>
        </w:rPr>
        <w:t xml:space="preserve">All individuals interacting with imaging data will be trained in the </w:t>
      </w:r>
      <w:r w:rsidR="001A5941" w:rsidRPr="007312CD">
        <w:rPr>
          <w:rFonts w:cs="Arial"/>
          <w:sz w:val="22"/>
          <w:szCs w:val="22"/>
        </w:rPr>
        <w:t>FreeSurfer</w:t>
      </w:r>
      <w:r w:rsidRPr="007312CD">
        <w:rPr>
          <w:rFonts w:cs="Arial"/>
          <w:sz w:val="22"/>
          <w:szCs w:val="22"/>
        </w:rPr>
        <w:t xml:space="preserve"> quality control measures developed by the Imaging Core. Such measures include processing pipeline workflows, visual inspection of the data for erroneous sessions, and the correct applications of edits to the volumes when errors persist. Additional information surrounding the </w:t>
      </w:r>
      <w:r w:rsidR="001A5941" w:rsidRPr="007312CD">
        <w:rPr>
          <w:rFonts w:cs="Arial"/>
          <w:sz w:val="22"/>
          <w:szCs w:val="22"/>
        </w:rPr>
        <w:t>FreeSurfer</w:t>
      </w:r>
      <w:r w:rsidRPr="007312CD">
        <w:rPr>
          <w:rFonts w:cs="Arial"/>
          <w:sz w:val="22"/>
          <w:szCs w:val="22"/>
        </w:rPr>
        <w:t xml:space="preserve"> quality control process may be found through the </w:t>
      </w:r>
      <w:r w:rsidR="001A5941" w:rsidRPr="007312CD">
        <w:rPr>
          <w:rFonts w:cs="Arial"/>
          <w:sz w:val="22"/>
          <w:szCs w:val="22"/>
        </w:rPr>
        <w:t>FreeSurfer</w:t>
      </w:r>
      <w:r w:rsidRPr="007312CD">
        <w:rPr>
          <w:rFonts w:cs="Arial"/>
          <w:sz w:val="22"/>
          <w:szCs w:val="22"/>
        </w:rPr>
        <w:t xml:space="preserve"> website, </w:t>
      </w:r>
      <w:hyperlink r:id="rId23" w:history="1">
        <w:r w:rsidRPr="007312CD">
          <w:rPr>
            <w:rFonts w:cs="Arial"/>
            <w:sz w:val="22"/>
            <w:szCs w:val="22"/>
          </w:rPr>
          <w:t>http://surfer.nmr.mgh.harvard.edu/fswiki/FsTutorial/TroubleshootingData</w:t>
        </w:r>
      </w:hyperlink>
      <w:r w:rsidR="002B14D3" w:rsidRPr="007312CD">
        <w:rPr>
          <w:rFonts w:cs="Arial"/>
          <w:sz w:val="22"/>
          <w:szCs w:val="22"/>
        </w:rPr>
        <w:t xml:space="preserve"> </w:t>
      </w:r>
    </w:p>
    <w:p w:rsidR="002B14D3" w:rsidRPr="007312CD" w:rsidRDefault="002B14D3" w:rsidP="002B14D3">
      <w:pPr>
        <w:rPr>
          <w:rFonts w:cs="Arial"/>
          <w:sz w:val="22"/>
          <w:szCs w:val="22"/>
        </w:rPr>
      </w:pPr>
    </w:p>
    <w:p w:rsidR="00050B02" w:rsidRPr="00015DF9" w:rsidRDefault="003435B6" w:rsidP="00015DF9">
      <w:pPr>
        <w:rPr>
          <w:rStyle w:val="Heading2Char"/>
        </w:rPr>
      </w:pPr>
      <w:r w:rsidRPr="007312CD">
        <w:t>Annual</w:t>
      </w:r>
      <w:r w:rsidR="00050B02" w:rsidRPr="007312CD">
        <w:t xml:space="preserve"> quality control testing </w:t>
      </w:r>
      <w:r w:rsidR="009A0DA8" w:rsidRPr="007312CD">
        <w:t>ensures</w:t>
      </w:r>
      <w:r w:rsidR="00050B02" w:rsidRPr="007312CD">
        <w:t xml:space="preserve"> the reduction of drift between raters while simultaneously guaranteeing a rigorous data set. </w:t>
      </w:r>
      <w:r w:rsidRPr="007312CD">
        <w:t>Interclass correlation (</w:t>
      </w:r>
      <w:r w:rsidR="00050B02" w:rsidRPr="007312CD">
        <w:t>ICC</w:t>
      </w:r>
      <w:r w:rsidRPr="007312CD">
        <w:t>)</w:t>
      </w:r>
      <w:r w:rsidR="00050B02" w:rsidRPr="007312CD">
        <w:t xml:space="preserve"> values between raters shal</w:t>
      </w:r>
      <w:r w:rsidRPr="007312CD">
        <w:t>l not fall below 90% agreement; if they do, retraining on test data sets will be required until agreement is reached.</w:t>
      </w:r>
      <w:r w:rsidR="00050B02" w:rsidRPr="007312CD">
        <w:br w:type="page"/>
      </w:r>
      <w:bookmarkStart w:id="17" w:name="_Toc219440439"/>
      <w:r w:rsidR="001A5941" w:rsidRPr="00015DF9">
        <w:rPr>
          <w:rStyle w:val="Heading2Char"/>
        </w:rPr>
        <w:t>FreeSurfer</w:t>
      </w:r>
      <w:r w:rsidR="00050B02" w:rsidRPr="00015DF9">
        <w:rPr>
          <w:rStyle w:val="Heading2Char"/>
        </w:rPr>
        <w:t>: Correcting Subcortical Volumes for Head Size</w:t>
      </w:r>
      <w:bookmarkEnd w:id="17"/>
    </w:p>
    <w:p w:rsidR="00050B02" w:rsidRPr="007312CD" w:rsidRDefault="00050B02" w:rsidP="00050B02">
      <w:pPr>
        <w:rPr>
          <w:rFonts w:cs="Arial"/>
          <w:sz w:val="22"/>
          <w:szCs w:val="22"/>
        </w:rPr>
      </w:pPr>
    </w:p>
    <w:p w:rsidR="00C161E4" w:rsidRPr="007312CD" w:rsidRDefault="00050B02" w:rsidP="00050B02">
      <w:pPr>
        <w:widowControl w:val="0"/>
        <w:autoSpaceDE w:val="0"/>
        <w:autoSpaceDN w:val="0"/>
        <w:adjustRightInd w:val="0"/>
        <w:rPr>
          <w:rFonts w:cs="Arial"/>
          <w:sz w:val="22"/>
          <w:szCs w:val="22"/>
        </w:rPr>
      </w:pPr>
      <w:r w:rsidRPr="007312CD">
        <w:rPr>
          <w:rFonts w:cs="Arial"/>
          <w:sz w:val="22"/>
          <w:szCs w:val="22"/>
        </w:rPr>
        <w:t xml:space="preserve">It is suggested that all subcortical regions should be corrected for head size in order to have correct comparisons. </w:t>
      </w:r>
      <w:r w:rsidR="00C161E4" w:rsidRPr="007312CD">
        <w:rPr>
          <w:rFonts w:cstheme="minorHAnsi"/>
          <w:bCs/>
          <w:sz w:val="22"/>
        </w:rPr>
        <w:t>There is no need to normalize for cortical thickness as it is not dependent on intracranial volume</w:t>
      </w:r>
      <w:r w:rsidR="00057551">
        <w:rPr>
          <w:rFonts w:cstheme="minorHAnsi"/>
          <w:bCs/>
          <w:sz w:val="22"/>
        </w:rPr>
        <w:t xml:space="preserve"> (ICV)</w:t>
      </w:r>
      <w:r w:rsidR="00C161E4" w:rsidRPr="007312CD">
        <w:rPr>
          <w:rFonts w:cstheme="minorHAnsi"/>
          <w:bCs/>
          <w:sz w:val="22"/>
        </w:rPr>
        <w:t>. It does not make a difference if you normalize left and right hemispheres separately or together, the sum will be the same.</w:t>
      </w:r>
      <w:r w:rsidRPr="007312CD">
        <w:rPr>
          <w:rFonts w:cs="Arial"/>
          <w:sz w:val="22"/>
          <w:szCs w:val="22"/>
        </w:rPr>
        <w:t xml:space="preserve"> The normalization process applies to each individu</w:t>
      </w:r>
      <w:r w:rsidR="00C161E4" w:rsidRPr="007312CD">
        <w:rPr>
          <w:rFonts w:cs="Arial"/>
          <w:sz w:val="22"/>
          <w:szCs w:val="22"/>
        </w:rPr>
        <w:t xml:space="preserve">al ROI, and is sample specific.  </w:t>
      </w:r>
    </w:p>
    <w:p w:rsidR="00C161E4" w:rsidRPr="007312CD" w:rsidRDefault="00C161E4" w:rsidP="00050B02">
      <w:pPr>
        <w:widowControl w:val="0"/>
        <w:autoSpaceDE w:val="0"/>
        <w:autoSpaceDN w:val="0"/>
        <w:adjustRightInd w:val="0"/>
        <w:rPr>
          <w:rFonts w:cs="Arial"/>
          <w:sz w:val="22"/>
          <w:szCs w:val="22"/>
        </w:rPr>
      </w:pPr>
    </w:p>
    <w:p w:rsidR="00C161E4" w:rsidRPr="007312CD" w:rsidRDefault="00014BD6" w:rsidP="00C161E4">
      <w:pPr>
        <w:rPr>
          <w:rStyle w:val="apple-style-span"/>
        </w:rPr>
      </w:pPr>
      <w:r>
        <w:rPr>
          <w:rStyle w:val="apple-style-span"/>
          <w:rFonts w:eastAsia="Times New Roman" w:cstheme="minorHAnsi"/>
          <w:b/>
          <w:i/>
          <w:sz w:val="22"/>
        </w:rPr>
        <w:t xml:space="preserve">Note: </w:t>
      </w:r>
      <w:r w:rsidR="00C161E4" w:rsidRPr="007312CD">
        <w:rPr>
          <w:rStyle w:val="apple-style-span"/>
          <w:rFonts w:eastAsia="Times New Roman" w:cstheme="minorHAnsi"/>
          <w:b/>
          <w:i/>
          <w:sz w:val="22"/>
        </w:rPr>
        <w:t>Volume normalization must be repeated any time a subject is added or removed from the sample.</w:t>
      </w:r>
    </w:p>
    <w:p w:rsidR="00050B02" w:rsidRPr="007312CD" w:rsidRDefault="00050B02" w:rsidP="00050B02">
      <w:pPr>
        <w:widowControl w:val="0"/>
        <w:autoSpaceDE w:val="0"/>
        <w:autoSpaceDN w:val="0"/>
        <w:adjustRightInd w:val="0"/>
        <w:rPr>
          <w:rFonts w:cs="Arial"/>
          <w:sz w:val="22"/>
          <w:szCs w:val="22"/>
        </w:rPr>
      </w:pPr>
    </w:p>
    <w:p w:rsidR="00765940" w:rsidRPr="00765940" w:rsidRDefault="00765940" w:rsidP="00050B02">
      <w:pPr>
        <w:widowControl w:val="0"/>
        <w:autoSpaceDE w:val="0"/>
        <w:autoSpaceDN w:val="0"/>
        <w:adjustRightInd w:val="0"/>
        <w:rPr>
          <w:rFonts w:ascii="Arial" w:hAnsi="Arial" w:cs="Arial"/>
          <w:sz w:val="22"/>
          <w:szCs w:val="22"/>
        </w:rPr>
      </w:pPr>
      <w:r>
        <w:rPr>
          <w:sz w:val="22"/>
        </w:rPr>
        <w:t xml:space="preserve">An analysis of the </w:t>
      </w:r>
      <w:r w:rsidR="00534B79">
        <w:rPr>
          <w:sz w:val="22"/>
        </w:rPr>
        <w:t>intracranial volume</w:t>
      </w:r>
      <w:r>
        <w:rPr>
          <w:sz w:val="22"/>
        </w:rPr>
        <w:t xml:space="preserve"> estimate for each participant was performed on a longitudinal cohort (Figure </w:t>
      </w:r>
      <w:r w:rsidR="00F9297D">
        <w:rPr>
          <w:sz w:val="22"/>
        </w:rPr>
        <w:t>3</w:t>
      </w:r>
      <w:r>
        <w:rPr>
          <w:sz w:val="22"/>
        </w:rPr>
        <w:t xml:space="preserve">). All participants had MRI scans using a 3T scanner and were processed with FreeSurfer 5.3. Within a participant, ICV </w:t>
      </w:r>
      <w:r w:rsidRPr="007C5B8F">
        <w:rPr>
          <w:sz w:val="22"/>
        </w:rPr>
        <w:t xml:space="preserve">can vary from </w:t>
      </w:r>
      <w:r w:rsidR="00325DA5">
        <w:rPr>
          <w:sz w:val="22"/>
        </w:rPr>
        <w:t xml:space="preserve">the </w:t>
      </w:r>
      <w:r w:rsidRPr="007C5B8F">
        <w:rPr>
          <w:sz w:val="22"/>
        </w:rPr>
        <w:t xml:space="preserve">baseline </w:t>
      </w:r>
      <w:r w:rsidR="00221801">
        <w:rPr>
          <w:sz w:val="22"/>
        </w:rPr>
        <w:t xml:space="preserve">scan </w:t>
      </w:r>
      <w:r w:rsidRPr="007C5B8F">
        <w:rPr>
          <w:sz w:val="22"/>
        </w:rPr>
        <w:t xml:space="preserve">more than 5% </w:t>
      </w:r>
      <w:r>
        <w:rPr>
          <w:sz w:val="22"/>
        </w:rPr>
        <w:t xml:space="preserve">with a mean subject SD of 15.75 cm </w:t>
      </w:r>
      <w:r>
        <w:rPr>
          <w:sz w:val="22"/>
          <w:vertAlign w:val="superscript"/>
        </w:rPr>
        <w:t>3</w:t>
      </w:r>
      <w:r>
        <w:rPr>
          <w:sz w:val="22"/>
        </w:rPr>
        <w:t xml:space="preserve">. </w:t>
      </w:r>
      <w:r w:rsidRPr="007C5B8F">
        <w:rPr>
          <w:sz w:val="22"/>
        </w:rPr>
        <w:t>This variance should be taken into consideration when correcting subcortical and cortical volumes.</w:t>
      </w: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ins w:id="18" w:author="csg" w:date="2017-02-14T10:51:00Z">
        <w:r w:rsidRPr="00765940">
          <w:rPr>
            <w:rFonts w:cs="Arial"/>
            <w:i/>
            <w:noProof/>
            <w:sz w:val="22"/>
            <w:szCs w:val="22"/>
          </w:rPr>
          <mc:AlternateContent>
            <mc:Choice Requires="wps">
              <w:drawing>
                <wp:anchor distT="0" distB="0" distL="114300" distR="114300" simplePos="0" relativeHeight="251667456" behindDoc="0" locked="0" layoutInCell="1" allowOverlap="1" wp14:anchorId="3C9667CC" wp14:editId="7118C7F6">
                  <wp:simplePos x="0" y="0"/>
                  <wp:positionH relativeFrom="column">
                    <wp:posOffset>914400</wp:posOffset>
                  </wp:positionH>
                  <wp:positionV relativeFrom="paragraph">
                    <wp:posOffset>2104390</wp:posOffset>
                  </wp:positionV>
                  <wp:extent cx="295275" cy="140398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3985"/>
                          </a:xfrm>
                          <a:prstGeom prst="rect">
                            <a:avLst/>
                          </a:prstGeom>
                          <a:noFill/>
                          <a:ln w="9525">
                            <a:noFill/>
                            <a:miter lim="800000"/>
                            <a:headEnd/>
                            <a:tailEnd/>
                          </a:ln>
                        </wps:spPr>
                        <wps:txbx>
                          <w:txbxContent>
                            <w:p w:rsidR="00AE658F" w:rsidRPr="00EF17BE" w:rsidRDefault="00AE658F" w:rsidP="00765940">
                              <w:pPr>
                                <w:rPr>
                                  <w:b/>
                                  <w:rPrChange w:id="19" w:author="csg" w:date="2017-02-14T10:45:00Z">
                                    <w:rPr/>
                                  </w:rPrChange>
                                </w:rPr>
                              </w:pPr>
                              <w:ins w:id="20" w:author="csg" w:date="2017-02-14T10:45:00Z">
                                <w:r>
                                  <w:rPr>
                                    <w:b/>
                                  </w:rPr>
                                  <w:t>B</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9667CC" id="_x0000_s1028" type="#_x0000_t202" style="position:absolute;margin-left:1in;margin-top:165.7pt;width:23.2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" filled="f" stroked="f">
                  <v:textbox style="mso-fit-shape-to-text:t">
                    <w:txbxContent>
                      <w:p w:rsidR="00AE658F" w:rsidRPr="00EF17BE" w:rsidRDefault="00AE658F" w:rsidP="00765940">
                        <w:pPr>
                          <w:rPr>
                            <w:b/>
                            <w:rPrChange w:id="21" w:author="csg" w:date="2017-02-14T10:45:00Z">
                              <w:rPr/>
                            </w:rPrChange>
                          </w:rPr>
                        </w:pPr>
                        <w:ins w:id="22" w:author="csg" w:date="2017-02-14T10:45:00Z">
                          <w:r>
                            <w:rPr>
                              <w:b/>
                            </w:rPr>
                            <w:t>B</w:t>
                          </w:r>
                        </w:ins>
                      </w:p>
                    </w:txbxContent>
                  </v:textbox>
                  <w10:wrap type="square"/>
                </v:shape>
              </w:pict>
            </mc:Fallback>
          </mc:AlternateContent>
        </w:r>
        <w:r w:rsidRPr="00765940">
          <w:rPr>
            <w:rFonts w:cs="Arial"/>
            <w:i/>
            <w:noProof/>
            <w:sz w:val="22"/>
            <w:szCs w:val="22"/>
          </w:rPr>
          <mc:AlternateContent>
            <mc:Choice Requires="wps">
              <w:drawing>
                <wp:anchor distT="0" distB="0" distL="114300" distR="114300" simplePos="0" relativeHeight="251666432" behindDoc="0" locked="0" layoutInCell="1" allowOverlap="1" wp14:anchorId="5EBC13D0" wp14:editId="7050FEAE">
                  <wp:simplePos x="0" y="0"/>
                  <wp:positionH relativeFrom="column">
                    <wp:posOffset>914400</wp:posOffset>
                  </wp:positionH>
                  <wp:positionV relativeFrom="paragraph">
                    <wp:posOffset>142240</wp:posOffset>
                  </wp:positionV>
                  <wp:extent cx="295275" cy="140398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3985"/>
                          </a:xfrm>
                          <a:prstGeom prst="rect">
                            <a:avLst/>
                          </a:prstGeom>
                          <a:noFill/>
                          <a:ln w="9525">
                            <a:noFill/>
                            <a:miter lim="800000"/>
                            <a:headEnd/>
                            <a:tailEnd/>
                          </a:ln>
                        </wps:spPr>
                        <wps:txbx>
                          <w:txbxContent>
                            <w:p w:rsidR="00AE658F" w:rsidRPr="00EF17BE" w:rsidRDefault="00AE658F" w:rsidP="00765940">
                              <w:pPr>
                                <w:rPr>
                                  <w:b/>
                                  <w:rPrChange w:id="23" w:author="csg" w:date="2017-02-14T10:45:00Z">
                                    <w:rPr/>
                                  </w:rPrChange>
                                </w:rPr>
                              </w:pPr>
                              <w:ins w:id="24" w:author="csg" w:date="2017-02-14T10:45:00Z">
                                <w:r w:rsidRPr="00EF17BE">
                                  <w:rPr>
                                    <w:b/>
                                    <w:rPrChange w:id="25" w:author="csg" w:date="2017-02-14T10:45:00Z">
                                      <w:rPr/>
                                    </w:rPrChange>
                                  </w:rPr>
                                  <w:t>A</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C13D0" id="_x0000_s1029" type="#_x0000_t202" style="position:absolute;margin-left:1in;margin-top:11.2pt;width:23.2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" filled="f" stroked="f">
                  <v:textbox style="mso-fit-shape-to-text:t">
                    <w:txbxContent>
                      <w:p w:rsidR="00AE658F" w:rsidRPr="00EF17BE" w:rsidRDefault="00AE658F" w:rsidP="00765940">
                        <w:pPr>
                          <w:rPr>
                            <w:b/>
                            <w:rPrChange w:id="26" w:author="csg" w:date="2017-02-14T10:45:00Z">
                              <w:rPr/>
                            </w:rPrChange>
                          </w:rPr>
                        </w:pPr>
                        <w:ins w:id="27" w:author="csg" w:date="2017-02-14T10:45:00Z">
                          <w:r w:rsidRPr="00EF17BE">
                            <w:rPr>
                              <w:b/>
                              <w:rPrChange w:id="28" w:author="csg" w:date="2017-02-14T10:45:00Z">
                                <w:rPr/>
                              </w:rPrChange>
                            </w:rPr>
                            <w:t>A</w:t>
                          </w:r>
                        </w:ins>
                      </w:p>
                    </w:txbxContent>
                  </v:textbox>
                  <w10:wrap type="square"/>
                </v:shape>
              </w:pict>
            </mc:Fallback>
          </mc:AlternateContent>
        </w:r>
      </w:ins>
      <w:ins w:id="29" w:author="csg" w:date="2017-02-14T10:50:00Z">
        <w:r w:rsidRPr="00765940">
          <w:rPr>
            <w:rFonts w:cs="Arial"/>
            <w:i/>
            <w:noProof/>
            <w:sz w:val="22"/>
            <w:szCs w:val="22"/>
          </w:rPr>
          <mc:AlternateContent>
            <mc:Choice Requires="wps">
              <w:drawing>
                <wp:anchor distT="0" distB="0" distL="114300" distR="114300" simplePos="0" relativeHeight="251665408" behindDoc="0" locked="0" layoutInCell="1" allowOverlap="1" wp14:anchorId="6E475D88" wp14:editId="42DC2237">
                  <wp:simplePos x="0" y="0"/>
                  <wp:positionH relativeFrom="column">
                    <wp:posOffset>1181100</wp:posOffset>
                  </wp:positionH>
                  <wp:positionV relativeFrom="paragraph">
                    <wp:posOffset>4304665</wp:posOffset>
                  </wp:positionV>
                  <wp:extent cx="4419600" cy="8572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857250"/>
                          </a:xfrm>
                          <a:prstGeom prst="rect">
                            <a:avLst/>
                          </a:prstGeom>
                          <a:noFill/>
                          <a:ln w="9525">
                            <a:noFill/>
                            <a:miter lim="800000"/>
                            <a:headEnd/>
                            <a:tailEnd/>
                          </a:ln>
                        </wps:spPr>
                        <wps:txbx>
                          <w:txbxContent>
                            <w:p w:rsidR="00AE658F" w:rsidRPr="00F1536D" w:rsidRDefault="00AE658F" w:rsidP="00765940">
                              <w:pPr>
                                <w:rPr>
                                  <w:sz w:val="20"/>
                                  <w:szCs w:val="22"/>
                                  <w:rPrChange w:id="30" w:author="csg" w:date="2017-02-14T10:23:00Z">
                                    <w:rPr/>
                                  </w:rPrChange>
                                </w:rPr>
                              </w:pPr>
                              <w:ins w:id="31" w:author="csg" w:date="2017-02-14T10:22:00Z">
                                <w:r w:rsidRPr="00164AE0">
                                  <w:rPr>
                                    <w:b/>
                                    <w:sz w:val="20"/>
                                    <w:szCs w:val="22"/>
                                    <w:rPrChange w:id="32" w:author="csg" w:date="2017-02-14T10:33:00Z">
                                      <w:rPr/>
                                    </w:rPrChange>
                                  </w:rPr>
                                  <w:t xml:space="preserve">Figure </w:t>
                                </w:r>
                              </w:ins>
                              <w:r>
                                <w:rPr>
                                  <w:b/>
                                  <w:sz w:val="20"/>
                                  <w:szCs w:val="22"/>
                                </w:rPr>
                                <w:t>3</w:t>
                              </w:r>
                              <w:ins w:id="33" w:author="csg" w:date="2017-02-14T10:22:00Z">
                                <w:r w:rsidRPr="00DF12C3">
                                  <w:rPr>
                                    <w:sz w:val="20"/>
                                    <w:szCs w:val="22"/>
                                  </w:rPr>
                                  <w:t xml:space="preserve">. </w:t>
                                </w:r>
                              </w:ins>
                              <w:r>
                                <w:rPr>
                                  <w:sz w:val="20"/>
                                  <w:szCs w:val="22"/>
                                </w:rPr>
                                <w:t>(</w:t>
                              </w:r>
                              <w:ins w:id="34" w:author="csg" w:date="2017-02-14T10:22:00Z">
                                <w:r w:rsidRPr="00DF12C3">
                                  <w:rPr>
                                    <w:sz w:val="20"/>
                                    <w:szCs w:val="22"/>
                                  </w:rPr>
                                  <w:t>A</w:t>
                                </w:r>
                              </w:ins>
                              <w:r>
                                <w:rPr>
                                  <w:sz w:val="20"/>
                                  <w:szCs w:val="22"/>
                                </w:rPr>
                                <w:t>)</w:t>
                              </w:r>
                              <w:ins w:id="35" w:author="csg" w:date="2017-02-14T10:22:00Z">
                                <w:r w:rsidRPr="00DF12C3">
                                  <w:rPr>
                                    <w:sz w:val="20"/>
                                    <w:szCs w:val="22"/>
                                  </w:rPr>
                                  <w:t xml:space="preserve"> </w:t>
                                </w:r>
                              </w:ins>
                              <w:ins w:id="36" w:author="csg" w:date="2017-02-14T10:49:00Z">
                                <w:r>
                                  <w:rPr>
                                    <w:sz w:val="20"/>
                                    <w:szCs w:val="22"/>
                                  </w:rPr>
                                  <w:t>ICV estimate</w:t>
                                </w:r>
                              </w:ins>
                              <w:ins w:id="37" w:author="csg" w:date="2017-02-14T10:22:00Z">
                                <w:r w:rsidRPr="00F1536D">
                                  <w:rPr>
                                    <w:sz w:val="20"/>
                                    <w:szCs w:val="22"/>
                                    <w:rPrChange w:id="38" w:author="csg" w:date="2017-02-14T10:23:00Z">
                                      <w:rPr>
                                        <w:sz w:val="22"/>
                                      </w:rPr>
                                    </w:rPrChange>
                                  </w:rPr>
                                  <w:t xml:space="preserve"> for each participant in a longitudinal study</w:t>
                                </w:r>
                                <w:r>
                                  <w:rPr>
                                    <w:sz w:val="20"/>
                                    <w:szCs w:val="22"/>
                                  </w:rPr>
                                  <w:t>.</w:t>
                                </w:r>
                              </w:ins>
                              <w:ins w:id="39" w:author="csg" w:date="2017-02-14T10:55:00Z">
                                <w:r>
                                  <w:rPr>
                                    <w:sz w:val="20"/>
                                    <w:szCs w:val="22"/>
                                  </w:rPr>
                                  <w:t xml:space="preserve">  </w:t>
                                </w:r>
                              </w:ins>
                              <w:ins w:id="40" w:author="csg" w:date="2017-02-14T10:22:00Z">
                                <w:r w:rsidRPr="00F1536D">
                                  <w:rPr>
                                    <w:sz w:val="20"/>
                                    <w:szCs w:val="22"/>
                                    <w:rPrChange w:id="41" w:author="csg" w:date="2017-02-14T10:23:00Z">
                                      <w:rPr>
                                        <w:sz w:val="22"/>
                                      </w:rPr>
                                    </w:rPrChange>
                                  </w:rPr>
                                  <w:t xml:space="preserve">Each black circle represents an MR session and the red line represents a longitudinal participant. </w:t>
                                </w:r>
                              </w:ins>
                              <w:r>
                                <w:rPr>
                                  <w:sz w:val="20"/>
                                  <w:szCs w:val="22"/>
                                </w:rPr>
                                <w:t>(</w:t>
                              </w:r>
                              <w:ins w:id="42" w:author="csg" w:date="2017-02-14T10:22:00Z">
                                <w:r w:rsidRPr="00F1536D">
                                  <w:rPr>
                                    <w:sz w:val="20"/>
                                    <w:szCs w:val="22"/>
                                    <w:rPrChange w:id="43" w:author="csg" w:date="2017-02-14T10:23:00Z">
                                      <w:rPr>
                                        <w:sz w:val="22"/>
                                      </w:rPr>
                                    </w:rPrChange>
                                  </w:rPr>
                                  <w:t>B</w:t>
                                </w:r>
                              </w:ins>
                              <w:r>
                                <w:rPr>
                                  <w:sz w:val="20"/>
                                  <w:szCs w:val="22"/>
                                </w:rPr>
                                <w:t>)</w:t>
                              </w:r>
                              <w:ins w:id="44" w:author="csg" w:date="2017-02-14T10:22:00Z">
                                <w:r w:rsidRPr="00F1536D">
                                  <w:rPr>
                                    <w:sz w:val="20"/>
                                    <w:szCs w:val="22"/>
                                    <w:rPrChange w:id="45" w:author="csg" w:date="2017-02-14T10:23:00Z">
                                      <w:rPr>
                                        <w:sz w:val="22"/>
                                      </w:rPr>
                                    </w:rPrChange>
                                  </w:rPr>
                                  <w:t xml:space="preserve"> </w:t>
                                </w:r>
                              </w:ins>
                              <w:r w:rsidRPr="00F1536D">
                                <w:rPr>
                                  <w:sz w:val="20"/>
                                  <w:szCs w:val="22"/>
                                </w:rPr>
                                <w:t>The</w:t>
                              </w:r>
                              <w:ins w:id="46" w:author="csg" w:date="2017-02-14T10:22:00Z">
                                <w:r w:rsidRPr="00F1536D">
                                  <w:rPr>
                                    <w:sz w:val="20"/>
                                    <w:szCs w:val="22"/>
                                    <w:rPrChange w:id="47" w:author="csg" w:date="2017-02-14T10:23:00Z">
                                      <w:rPr>
                                        <w:sz w:val="22"/>
                                      </w:rPr>
                                    </w:rPrChange>
                                  </w:rPr>
                                  <w:t xml:space="preserve"> relationship between the raw hippocampal volume and the hippocampal volume normalized by ICV.</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75D88" id="_x0000_s1030" type="#_x0000_t202" style="position:absolute;margin-left:93pt;margin-top:338.95pt;width:348pt;height: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" filled="f" stroked="f">
                  <v:textbox>
                    <w:txbxContent>
                      <w:p w:rsidR="00AE658F" w:rsidRPr="00F1536D" w:rsidRDefault="00AE658F" w:rsidP="00765940">
                        <w:pPr>
                          <w:rPr>
                            <w:sz w:val="20"/>
                            <w:szCs w:val="22"/>
                            <w:rPrChange w:id="48" w:author="csg" w:date="2017-02-14T10:23:00Z">
                              <w:rPr/>
                            </w:rPrChange>
                          </w:rPr>
                        </w:pPr>
                        <w:ins w:id="49" w:author="csg" w:date="2017-02-14T10:22:00Z">
                          <w:r w:rsidRPr="00164AE0">
                            <w:rPr>
                              <w:b/>
                              <w:sz w:val="20"/>
                              <w:szCs w:val="22"/>
                              <w:rPrChange w:id="50" w:author="csg" w:date="2017-02-14T10:33:00Z">
                                <w:rPr/>
                              </w:rPrChange>
                            </w:rPr>
                            <w:t xml:space="preserve">Figure </w:t>
                          </w:r>
                        </w:ins>
                        <w:r>
                          <w:rPr>
                            <w:b/>
                            <w:sz w:val="20"/>
                            <w:szCs w:val="22"/>
                          </w:rPr>
                          <w:t>3</w:t>
                        </w:r>
                        <w:ins w:id="51" w:author="csg" w:date="2017-02-14T10:22:00Z">
                          <w:r w:rsidRPr="00DF12C3">
                            <w:rPr>
                              <w:sz w:val="20"/>
                              <w:szCs w:val="22"/>
                            </w:rPr>
                            <w:t xml:space="preserve">. </w:t>
                          </w:r>
                        </w:ins>
                        <w:r>
                          <w:rPr>
                            <w:sz w:val="20"/>
                            <w:szCs w:val="22"/>
                          </w:rPr>
                          <w:t>(</w:t>
                        </w:r>
                        <w:ins w:id="52" w:author="csg" w:date="2017-02-14T10:22:00Z">
                          <w:r w:rsidRPr="00DF12C3">
                            <w:rPr>
                              <w:sz w:val="20"/>
                              <w:szCs w:val="22"/>
                            </w:rPr>
                            <w:t>A</w:t>
                          </w:r>
                        </w:ins>
                        <w:r>
                          <w:rPr>
                            <w:sz w:val="20"/>
                            <w:szCs w:val="22"/>
                          </w:rPr>
                          <w:t>)</w:t>
                        </w:r>
                        <w:ins w:id="53" w:author="csg" w:date="2017-02-14T10:22:00Z">
                          <w:r w:rsidRPr="00DF12C3">
                            <w:rPr>
                              <w:sz w:val="20"/>
                              <w:szCs w:val="22"/>
                            </w:rPr>
                            <w:t xml:space="preserve"> </w:t>
                          </w:r>
                        </w:ins>
                        <w:ins w:id="54" w:author="csg" w:date="2017-02-14T10:49:00Z">
                          <w:r>
                            <w:rPr>
                              <w:sz w:val="20"/>
                              <w:szCs w:val="22"/>
                            </w:rPr>
                            <w:t>ICV estimate</w:t>
                          </w:r>
                        </w:ins>
                        <w:ins w:id="55" w:author="csg" w:date="2017-02-14T10:22:00Z">
                          <w:r w:rsidRPr="00F1536D">
                            <w:rPr>
                              <w:sz w:val="20"/>
                              <w:szCs w:val="22"/>
                              <w:rPrChange w:id="56" w:author="csg" w:date="2017-02-14T10:23:00Z">
                                <w:rPr>
                                  <w:sz w:val="22"/>
                                </w:rPr>
                              </w:rPrChange>
                            </w:rPr>
                            <w:t xml:space="preserve"> for each participant in a longitudinal study</w:t>
                          </w:r>
                          <w:r>
                            <w:rPr>
                              <w:sz w:val="20"/>
                              <w:szCs w:val="22"/>
                            </w:rPr>
                            <w:t>.</w:t>
                          </w:r>
                        </w:ins>
                        <w:ins w:id="57" w:author="csg" w:date="2017-02-14T10:55:00Z">
                          <w:r>
                            <w:rPr>
                              <w:sz w:val="20"/>
                              <w:szCs w:val="22"/>
                            </w:rPr>
                            <w:t xml:space="preserve">  </w:t>
                          </w:r>
                        </w:ins>
                        <w:ins w:id="58" w:author="csg" w:date="2017-02-14T10:22:00Z">
                          <w:r w:rsidRPr="00F1536D">
                            <w:rPr>
                              <w:sz w:val="20"/>
                              <w:szCs w:val="22"/>
                              <w:rPrChange w:id="59" w:author="csg" w:date="2017-02-14T10:23:00Z">
                                <w:rPr>
                                  <w:sz w:val="22"/>
                                </w:rPr>
                              </w:rPrChange>
                            </w:rPr>
                            <w:t xml:space="preserve">Each black circle represents an MR session and the red line represents a longitudinal participant. </w:t>
                          </w:r>
                        </w:ins>
                        <w:r>
                          <w:rPr>
                            <w:sz w:val="20"/>
                            <w:szCs w:val="22"/>
                          </w:rPr>
                          <w:t>(</w:t>
                        </w:r>
                        <w:ins w:id="60" w:author="csg" w:date="2017-02-14T10:22:00Z">
                          <w:r w:rsidRPr="00F1536D">
                            <w:rPr>
                              <w:sz w:val="20"/>
                              <w:szCs w:val="22"/>
                              <w:rPrChange w:id="61" w:author="csg" w:date="2017-02-14T10:23:00Z">
                                <w:rPr>
                                  <w:sz w:val="22"/>
                                </w:rPr>
                              </w:rPrChange>
                            </w:rPr>
                            <w:t>B</w:t>
                          </w:r>
                        </w:ins>
                        <w:r>
                          <w:rPr>
                            <w:sz w:val="20"/>
                            <w:szCs w:val="22"/>
                          </w:rPr>
                          <w:t>)</w:t>
                        </w:r>
                        <w:ins w:id="62" w:author="csg" w:date="2017-02-14T10:22:00Z">
                          <w:r w:rsidRPr="00F1536D">
                            <w:rPr>
                              <w:sz w:val="20"/>
                              <w:szCs w:val="22"/>
                              <w:rPrChange w:id="63" w:author="csg" w:date="2017-02-14T10:23:00Z">
                                <w:rPr>
                                  <w:sz w:val="22"/>
                                </w:rPr>
                              </w:rPrChange>
                            </w:rPr>
                            <w:t xml:space="preserve"> </w:t>
                          </w:r>
                        </w:ins>
                        <w:r w:rsidRPr="00F1536D">
                          <w:rPr>
                            <w:sz w:val="20"/>
                            <w:szCs w:val="22"/>
                          </w:rPr>
                          <w:t>The</w:t>
                        </w:r>
                        <w:ins w:id="64" w:author="csg" w:date="2017-02-14T10:22:00Z">
                          <w:r w:rsidRPr="00F1536D">
                            <w:rPr>
                              <w:sz w:val="20"/>
                              <w:szCs w:val="22"/>
                              <w:rPrChange w:id="65" w:author="csg" w:date="2017-02-14T10:23:00Z">
                                <w:rPr>
                                  <w:sz w:val="22"/>
                                </w:rPr>
                              </w:rPrChange>
                            </w:rPr>
                            <w:t xml:space="preserve"> relationship between the raw hippocampal volume and the hippocampal volume normalized by ICV.</w:t>
                          </w:r>
                        </w:ins>
                      </w:p>
                    </w:txbxContent>
                  </v:textbox>
                  <w10:wrap type="square"/>
                </v:shape>
              </w:pict>
            </mc:Fallback>
          </mc:AlternateContent>
        </w:r>
        <w:r w:rsidRPr="00765940">
          <w:rPr>
            <w:rFonts w:cs="Arial"/>
            <w:i/>
            <w:noProof/>
            <w:sz w:val="22"/>
            <w:szCs w:val="22"/>
            <w:rPrChange w:id="66">
              <w:rPr>
                <w:noProof/>
              </w:rPr>
            </w:rPrChange>
          </w:rPr>
          <w:drawing>
            <wp:anchor distT="0" distB="0" distL="114300" distR="114300" simplePos="0" relativeHeight="251664384" behindDoc="1" locked="0" layoutInCell="1" allowOverlap="1" wp14:anchorId="121982E8" wp14:editId="77BFB979">
              <wp:simplePos x="0" y="0"/>
              <wp:positionH relativeFrom="column">
                <wp:posOffset>1181100</wp:posOffset>
              </wp:positionH>
              <wp:positionV relativeFrom="paragraph">
                <wp:posOffset>161290</wp:posOffset>
              </wp:positionV>
              <wp:extent cx="4359275" cy="408051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9275" cy="4080510"/>
                      </a:xfrm>
                      <a:prstGeom prst="rect">
                        <a:avLst/>
                      </a:prstGeom>
                    </pic:spPr>
                  </pic:pic>
                </a:graphicData>
              </a:graphic>
              <wp14:sizeRelH relativeFrom="page">
                <wp14:pctWidth>0</wp14:pctWidth>
              </wp14:sizeRelH>
              <wp14:sizeRelV relativeFrom="page">
                <wp14:pctHeight>0</wp14:pctHeight>
              </wp14:sizeRelV>
            </wp:anchor>
          </w:drawing>
        </w:r>
      </w:ins>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765940" w:rsidRDefault="00765940" w:rsidP="00050B02">
      <w:pPr>
        <w:widowControl w:val="0"/>
        <w:autoSpaceDE w:val="0"/>
        <w:autoSpaceDN w:val="0"/>
        <w:adjustRightInd w:val="0"/>
        <w:rPr>
          <w:rFonts w:cs="Arial"/>
          <w:sz w:val="22"/>
          <w:szCs w:val="22"/>
        </w:rPr>
      </w:pPr>
    </w:p>
    <w:p w:rsidR="00050B02" w:rsidRPr="007312CD" w:rsidRDefault="00050B02" w:rsidP="00050B02">
      <w:pPr>
        <w:widowControl w:val="0"/>
        <w:autoSpaceDE w:val="0"/>
        <w:autoSpaceDN w:val="0"/>
        <w:adjustRightInd w:val="0"/>
        <w:rPr>
          <w:rFonts w:cs="Arial"/>
          <w:sz w:val="22"/>
          <w:szCs w:val="22"/>
        </w:rPr>
      </w:pPr>
      <w:r w:rsidRPr="007312CD">
        <w:rPr>
          <w:rFonts w:cs="Arial"/>
          <w:sz w:val="22"/>
          <w:szCs w:val="22"/>
        </w:rPr>
        <w:t>The relevant publication for the head-size correction is as follows:</w:t>
      </w:r>
    </w:p>
    <w:p w:rsidR="00050B02" w:rsidRPr="007312CD" w:rsidRDefault="00050B02" w:rsidP="00050B02">
      <w:pPr>
        <w:widowControl w:val="0"/>
        <w:autoSpaceDE w:val="0"/>
        <w:autoSpaceDN w:val="0"/>
        <w:adjustRightInd w:val="0"/>
        <w:rPr>
          <w:rFonts w:cs="Arial"/>
          <w:b/>
          <w:sz w:val="22"/>
          <w:szCs w:val="22"/>
        </w:rPr>
      </w:pPr>
    </w:p>
    <w:p w:rsidR="00050B02" w:rsidRPr="007312CD" w:rsidRDefault="00050B02" w:rsidP="00050B02">
      <w:pPr>
        <w:widowControl w:val="0"/>
        <w:autoSpaceDE w:val="0"/>
        <w:autoSpaceDN w:val="0"/>
        <w:adjustRightInd w:val="0"/>
        <w:rPr>
          <w:rFonts w:cs="Arial"/>
          <w:b/>
          <w:sz w:val="22"/>
          <w:szCs w:val="22"/>
        </w:rPr>
      </w:pPr>
      <w:r w:rsidRPr="007312CD">
        <w:rPr>
          <w:rFonts w:cs="Arial"/>
          <w:b/>
          <w:sz w:val="22"/>
          <w:szCs w:val="22"/>
        </w:rPr>
        <w:t>Neuroimage, 2004</w:t>
      </w:r>
    </w:p>
    <w:p w:rsidR="00050B02" w:rsidRPr="007312CD" w:rsidRDefault="00050B02" w:rsidP="00050B02">
      <w:pPr>
        <w:widowControl w:val="0"/>
        <w:autoSpaceDE w:val="0"/>
        <w:autoSpaceDN w:val="0"/>
        <w:adjustRightInd w:val="0"/>
        <w:rPr>
          <w:rFonts w:cs="Arial"/>
          <w:sz w:val="22"/>
          <w:szCs w:val="22"/>
        </w:rPr>
      </w:pPr>
      <w:r w:rsidRPr="007312CD">
        <w:rPr>
          <w:rFonts w:cs="Arial"/>
          <w:sz w:val="22"/>
          <w:szCs w:val="22"/>
        </w:rPr>
        <w:t>A unified approach for morphometric and functional data analysis in young, old, and demented adults using automated atlas-based head size normalization: reliability and validation against manual measurement of total intracranial volume</w:t>
      </w:r>
    </w:p>
    <w:p w:rsidR="00050B02" w:rsidRPr="007312CD" w:rsidRDefault="00050B02" w:rsidP="00050B02">
      <w:pPr>
        <w:widowControl w:val="0"/>
        <w:autoSpaceDE w:val="0"/>
        <w:autoSpaceDN w:val="0"/>
        <w:adjustRightInd w:val="0"/>
        <w:rPr>
          <w:rFonts w:cs="Arial"/>
          <w:i/>
          <w:sz w:val="22"/>
          <w:szCs w:val="22"/>
        </w:rPr>
      </w:pPr>
      <w:r w:rsidRPr="007312CD">
        <w:rPr>
          <w:rFonts w:cs="Arial"/>
          <w:i/>
          <w:sz w:val="22"/>
          <w:szCs w:val="22"/>
        </w:rPr>
        <w:t>Randy L. Buckner</w:t>
      </w:r>
      <w:r w:rsidR="002A2CF1" w:rsidRPr="007312CD">
        <w:rPr>
          <w:rFonts w:cs="Arial"/>
          <w:i/>
          <w:sz w:val="22"/>
          <w:szCs w:val="22"/>
        </w:rPr>
        <w:t>, Denise</w:t>
      </w:r>
      <w:r w:rsidRPr="007312CD">
        <w:rPr>
          <w:rFonts w:cs="Arial"/>
          <w:i/>
          <w:sz w:val="22"/>
          <w:szCs w:val="22"/>
        </w:rPr>
        <w:t xml:space="preserve"> Head, Jamie Parker</w:t>
      </w:r>
      <w:r w:rsidR="002A2CF1" w:rsidRPr="007312CD">
        <w:rPr>
          <w:rFonts w:cs="Arial"/>
          <w:i/>
          <w:sz w:val="22"/>
          <w:szCs w:val="22"/>
        </w:rPr>
        <w:t>, Anthony</w:t>
      </w:r>
      <w:r w:rsidRPr="007312CD">
        <w:rPr>
          <w:rFonts w:cs="Arial"/>
          <w:i/>
          <w:sz w:val="22"/>
          <w:szCs w:val="22"/>
        </w:rPr>
        <w:t xml:space="preserve"> F. Fotenos,</w:t>
      </w:r>
    </w:p>
    <w:p w:rsidR="00050B02" w:rsidRDefault="00050B02" w:rsidP="00050B02">
      <w:pPr>
        <w:widowControl w:val="0"/>
        <w:autoSpaceDE w:val="0"/>
        <w:autoSpaceDN w:val="0"/>
        <w:adjustRightInd w:val="0"/>
        <w:rPr>
          <w:rFonts w:cs="Arial"/>
          <w:i/>
          <w:sz w:val="22"/>
          <w:szCs w:val="22"/>
        </w:rPr>
      </w:pPr>
      <w:r w:rsidRPr="007312CD">
        <w:rPr>
          <w:rFonts w:cs="Arial"/>
          <w:i/>
          <w:sz w:val="22"/>
          <w:szCs w:val="22"/>
        </w:rPr>
        <w:t>Daniel Marcus, John C. Morris, and Abraham Z. Snyder</w:t>
      </w:r>
    </w:p>
    <w:p w:rsidR="00765940" w:rsidRDefault="00765940" w:rsidP="00050B02">
      <w:pPr>
        <w:widowControl w:val="0"/>
        <w:autoSpaceDE w:val="0"/>
        <w:autoSpaceDN w:val="0"/>
        <w:adjustRightInd w:val="0"/>
        <w:rPr>
          <w:rFonts w:cs="Arial"/>
          <w:i/>
          <w:sz w:val="22"/>
          <w:szCs w:val="22"/>
        </w:rPr>
      </w:pPr>
    </w:p>
    <w:p w:rsidR="00771949" w:rsidRPr="007312CD" w:rsidRDefault="00771949" w:rsidP="00771949">
      <w:pPr>
        <w:rPr>
          <w:rFonts w:cs="Arial"/>
          <w:sz w:val="22"/>
          <w:szCs w:val="22"/>
        </w:rPr>
      </w:pPr>
      <w:bookmarkStart w:id="67" w:name="_Toc219439363"/>
      <w:bookmarkStart w:id="68" w:name="_Toc219439416"/>
    </w:p>
    <w:p w:rsidR="00AF1FD9" w:rsidRPr="007312CD" w:rsidRDefault="00AF1FD9" w:rsidP="00636F83">
      <w:pPr>
        <w:pStyle w:val="Heading2"/>
      </w:pPr>
      <w:bookmarkStart w:id="69" w:name="_Toc219439364"/>
      <w:bookmarkStart w:id="70" w:name="_Toc219439417"/>
      <w:bookmarkStart w:id="71" w:name="_Toc476150700"/>
      <w:bookmarkEnd w:id="67"/>
      <w:bookmarkEnd w:id="68"/>
      <w:r w:rsidRPr="007312CD">
        <w:t>Instructions for normalization of MRI Freesurfer-derived cortical volumes</w:t>
      </w:r>
      <w:bookmarkEnd w:id="71"/>
    </w:p>
    <w:p w:rsidR="00AF1FD9" w:rsidRPr="007312CD" w:rsidRDefault="00AF1FD9" w:rsidP="00AF1FD9">
      <w:pPr>
        <w:pStyle w:val="Standard"/>
        <w:spacing w:after="0" w:line="240" w:lineRule="auto"/>
        <w:rPr>
          <w:rFonts w:asciiTheme="minorHAnsi" w:eastAsia="MS Mincho" w:hAnsiTheme="minorHAnsi" w:cstheme="minorHAnsi"/>
          <w:b/>
          <w:bCs/>
          <w:color w:val="000000"/>
          <w:u w:val="single"/>
          <w:lang w:eastAsia="ja-JP"/>
        </w:rPr>
      </w:pPr>
    </w:p>
    <w:p w:rsidR="00AF1FD9" w:rsidRDefault="00AF1FD9" w:rsidP="00AF1FD9">
      <w:pPr>
        <w:rPr>
          <w:rFonts w:eastAsia="Times New Roman" w:cstheme="minorHAnsi"/>
          <w:i/>
          <w:sz w:val="22"/>
        </w:rPr>
      </w:pPr>
      <w:r w:rsidRPr="0028647E">
        <w:rPr>
          <w:rFonts w:eastAsia="Times New Roman" w:cstheme="minorHAnsi"/>
          <w:i/>
          <w:sz w:val="22"/>
        </w:rPr>
        <w:t>Normalization calculation:</w:t>
      </w:r>
    </w:p>
    <w:p w:rsidR="0028647E" w:rsidRPr="0028647E" w:rsidRDefault="0028647E" w:rsidP="00AF1FD9">
      <w:pPr>
        <w:rPr>
          <w:rFonts w:eastAsia="Times New Roman" w:cstheme="minorHAnsi"/>
          <w:i/>
          <w:sz w:val="22"/>
        </w:rPr>
      </w:pPr>
    </w:p>
    <w:p w:rsidR="00AF1FD9" w:rsidRPr="007312CD" w:rsidRDefault="00AF1FD9" w:rsidP="00AF1FD9">
      <w:pPr>
        <w:numPr>
          <w:ilvl w:val="0"/>
          <w:numId w:val="5"/>
        </w:numPr>
        <w:rPr>
          <w:rFonts w:eastAsia="Times New Roman" w:cstheme="minorHAnsi"/>
          <w:color w:val="000000"/>
          <w:sz w:val="22"/>
        </w:rPr>
      </w:pPr>
      <w:r w:rsidRPr="007312CD">
        <w:rPr>
          <w:rFonts w:eastAsia="Times New Roman" w:cstheme="minorHAnsi"/>
          <w:color w:val="000000"/>
          <w:sz w:val="22"/>
        </w:rPr>
        <w:t>Compute mean ICV for sample</w:t>
      </w:r>
      <w:r w:rsidR="00470C68">
        <w:rPr>
          <w:rFonts w:eastAsia="Times New Roman" w:cstheme="minorHAnsi"/>
          <w:color w:val="000000"/>
          <w:sz w:val="22"/>
        </w:rPr>
        <w:t>.</w:t>
      </w:r>
    </w:p>
    <w:p w:rsidR="00AF1FD9" w:rsidRPr="007312CD" w:rsidRDefault="00AF1FD9" w:rsidP="00AF1FD9">
      <w:pPr>
        <w:numPr>
          <w:ilvl w:val="0"/>
          <w:numId w:val="5"/>
        </w:numPr>
        <w:rPr>
          <w:rFonts w:eastAsia="Times New Roman" w:cstheme="minorHAnsi"/>
          <w:color w:val="000000"/>
          <w:sz w:val="22"/>
        </w:rPr>
      </w:pPr>
      <w:r w:rsidRPr="007312CD">
        <w:rPr>
          <w:rFonts w:eastAsia="Times New Roman" w:cstheme="minorHAnsi"/>
          <w:color w:val="000000"/>
          <w:sz w:val="22"/>
        </w:rPr>
        <w:t>Compute regression with ICV as independent variable and ROI as dependent variable to obtain B (NOT Beta) weight</w:t>
      </w:r>
    </w:p>
    <w:p w:rsidR="00AF1FD9" w:rsidRPr="007312CD" w:rsidRDefault="00AF1FD9" w:rsidP="00AF1FD9">
      <w:pPr>
        <w:numPr>
          <w:ilvl w:val="0"/>
          <w:numId w:val="5"/>
        </w:numPr>
        <w:rPr>
          <w:rFonts w:eastAsia="Times New Roman" w:cstheme="minorHAnsi"/>
          <w:color w:val="000000"/>
          <w:sz w:val="22"/>
        </w:rPr>
      </w:pPr>
      <w:r w:rsidRPr="007312CD">
        <w:rPr>
          <w:rFonts w:eastAsia="Times New Roman" w:cstheme="minorHAnsi"/>
          <w:color w:val="000000"/>
          <w:sz w:val="22"/>
        </w:rPr>
        <w:t>Compute: Normalized = raw volume – (B-weight * (ss ICV – mean ICV))</w:t>
      </w:r>
    </w:p>
    <w:p w:rsidR="00AF1FD9" w:rsidRDefault="00AF1FD9" w:rsidP="0028647E">
      <w:pPr>
        <w:ind w:firstLine="720"/>
        <w:rPr>
          <w:rStyle w:val="apple-style-span"/>
          <w:rFonts w:eastAsia="Times New Roman" w:cstheme="minorHAnsi"/>
          <w:i/>
          <w:sz w:val="22"/>
        </w:rPr>
      </w:pPr>
      <w:r w:rsidRPr="0028647E">
        <w:rPr>
          <w:rStyle w:val="apple-style-span"/>
          <w:rFonts w:eastAsia="Times New Roman" w:cstheme="minorHAnsi"/>
          <w:i/>
          <w:sz w:val="22"/>
        </w:rPr>
        <w:t>Note: "ss" = single subject's </w:t>
      </w:r>
    </w:p>
    <w:p w:rsidR="00D82CC5" w:rsidRPr="0028647E" w:rsidRDefault="00D82CC5" w:rsidP="0028647E">
      <w:pPr>
        <w:ind w:firstLine="720"/>
        <w:rPr>
          <w:rFonts w:eastAsia="Times New Roman" w:cstheme="minorHAnsi"/>
          <w:i/>
          <w:sz w:val="22"/>
        </w:rPr>
      </w:pPr>
    </w:p>
    <w:p w:rsidR="004F267D" w:rsidRDefault="00D82CC5" w:rsidP="00023632">
      <w:pPr>
        <w:shd w:val="clear" w:color="auto" w:fill="FFFFFF"/>
        <w:rPr>
          <w:rFonts w:ascii="Helvetica" w:eastAsia="Times New Roman" w:hAnsi="Helvetica" w:cs="Times New Roman"/>
          <w:b/>
          <w:i/>
          <w:color w:val="000000"/>
          <w:sz w:val="23"/>
          <w:szCs w:val="23"/>
        </w:rPr>
      </w:pPr>
      <w:r w:rsidRPr="00470C68">
        <w:rPr>
          <w:rFonts w:ascii="Helvetica" w:eastAsia="Times New Roman" w:hAnsi="Helvetica" w:cs="Times New Roman"/>
          <w:b/>
          <w:i/>
          <w:color w:val="000000"/>
          <w:sz w:val="23"/>
          <w:szCs w:val="23"/>
        </w:rPr>
        <w:t xml:space="preserve">For DF 9, we did not include </w:t>
      </w:r>
      <w:r w:rsidR="00470C68" w:rsidRPr="00470C68">
        <w:rPr>
          <w:rFonts w:ascii="Helvetica" w:eastAsia="Times New Roman" w:hAnsi="Helvetica" w:cstheme="minorHAnsi"/>
          <w:b/>
          <w:i/>
          <w:color w:val="000000"/>
          <w:sz w:val="23"/>
          <w:szCs w:val="23"/>
        </w:rPr>
        <w:t>IntraCranialVol (</w:t>
      </w:r>
      <w:r w:rsidRPr="00470C68">
        <w:rPr>
          <w:rFonts w:ascii="Helvetica" w:eastAsia="Times New Roman" w:hAnsi="Helvetica" w:cs="Times New Roman"/>
          <w:b/>
          <w:i/>
          <w:color w:val="000000"/>
          <w:sz w:val="23"/>
          <w:szCs w:val="23"/>
        </w:rPr>
        <w:t>ICV</w:t>
      </w:r>
      <w:r w:rsidR="00470C68" w:rsidRPr="00470C68">
        <w:rPr>
          <w:rFonts w:ascii="Helvetica" w:eastAsia="Times New Roman" w:hAnsi="Helvetica" w:cs="Times New Roman"/>
          <w:b/>
          <w:i/>
          <w:color w:val="000000"/>
          <w:sz w:val="23"/>
          <w:szCs w:val="23"/>
        </w:rPr>
        <w:t>)</w:t>
      </w:r>
      <w:r w:rsidRPr="00470C68">
        <w:rPr>
          <w:rFonts w:ascii="Helvetica" w:eastAsia="Times New Roman" w:hAnsi="Helvetica" w:cs="Times New Roman"/>
          <w:b/>
          <w:i/>
          <w:color w:val="000000"/>
          <w:sz w:val="23"/>
          <w:szCs w:val="23"/>
        </w:rPr>
        <w:t xml:space="preserve"> as it uses FS 5.1 segmentation. </w:t>
      </w:r>
    </w:p>
    <w:p w:rsidR="00023632" w:rsidRDefault="00023632" w:rsidP="00023632">
      <w:pPr>
        <w:shd w:val="clear" w:color="auto" w:fill="FFFFFF"/>
        <w:rPr>
          <w:rFonts w:ascii="Helvetica" w:eastAsia="Times New Roman" w:hAnsi="Helvetica" w:cs="Times New Roman"/>
          <w:b/>
          <w:i/>
          <w:color w:val="000000"/>
          <w:sz w:val="23"/>
          <w:szCs w:val="23"/>
        </w:rPr>
      </w:pPr>
      <w:r>
        <w:rPr>
          <w:rFonts w:ascii="Helvetica" w:eastAsia="Times New Roman" w:hAnsi="Helvetica" w:cs="Times New Roman"/>
          <w:b/>
          <w:i/>
          <w:color w:val="000000"/>
          <w:sz w:val="23"/>
          <w:szCs w:val="23"/>
        </w:rPr>
        <w:t>For DF10, all MRI data was processed using FreeSurfer v5.3 correcting the ICV calculation.</w:t>
      </w:r>
    </w:p>
    <w:p w:rsidR="00D82CC5" w:rsidRPr="00470C68" w:rsidRDefault="00470C68" w:rsidP="00023632">
      <w:pPr>
        <w:shd w:val="clear" w:color="auto" w:fill="FFFFFF"/>
        <w:rPr>
          <w:rFonts w:ascii="Helvetica" w:eastAsia="Times New Roman" w:hAnsi="Helvetica" w:cs="Times New Roman"/>
          <w:b/>
          <w:i/>
          <w:color w:val="000000"/>
          <w:sz w:val="23"/>
          <w:szCs w:val="23"/>
        </w:rPr>
      </w:pPr>
      <w:r w:rsidRPr="00470C68">
        <w:rPr>
          <w:rFonts w:ascii="Helvetica" w:eastAsia="Times New Roman" w:hAnsi="Helvetica" w:cs="Times New Roman"/>
          <w:b/>
          <w:i/>
          <w:color w:val="000000"/>
          <w:sz w:val="23"/>
          <w:szCs w:val="23"/>
        </w:rPr>
        <w:t xml:space="preserve">The biostats names for ICV and CSf are </w:t>
      </w:r>
      <w:r w:rsidR="00023632">
        <w:rPr>
          <w:rFonts w:ascii="Helvetica" w:eastAsia="Times New Roman" w:hAnsi="Helvetica" w:cstheme="majorHAnsi"/>
          <w:b/>
          <w:i/>
          <w:sz w:val="23"/>
          <w:szCs w:val="23"/>
        </w:rPr>
        <w:t xml:space="preserve">MR_TOTV_INTRACRANIAL </w:t>
      </w:r>
      <w:r w:rsidRPr="00470C68">
        <w:rPr>
          <w:rFonts w:ascii="Helvetica" w:eastAsia="Times New Roman" w:hAnsi="Helvetica" w:cstheme="majorHAnsi"/>
          <w:b/>
          <w:i/>
          <w:sz w:val="23"/>
          <w:szCs w:val="23"/>
        </w:rPr>
        <w:t>and MR_TOTV_CSF respectively.</w:t>
      </w:r>
    </w:p>
    <w:p w:rsidR="00470C68" w:rsidRDefault="00470C68" w:rsidP="00470C68">
      <w:pPr>
        <w:ind w:firstLine="360"/>
        <w:rPr>
          <w:rFonts w:cs="Arial"/>
          <w:sz w:val="22"/>
          <w:szCs w:val="22"/>
        </w:rPr>
      </w:pPr>
    </w:p>
    <w:p w:rsidR="00470C68" w:rsidRPr="007312CD" w:rsidRDefault="005C6B5B" w:rsidP="00470C68">
      <w:pPr>
        <w:ind w:firstLine="360"/>
        <w:rPr>
          <w:rStyle w:val="apple-style-span"/>
        </w:rPr>
      </w:pPr>
      <w:r w:rsidRPr="007312CD">
        <w:rPr>
          <w:rFonts w:cs="Arial"/>
          <w:sz w:val="22"/>
          <w:szCs w:val="22"/>
        </w:rPr>
        <w:t xml:space="preserve">Figure </w:t>
      </w:r>
      <w:r w:rsidR="00F9297D">
        <w:rPr>
          <w:rFonts w:cs="Arial"/>
          <w:sz w:val="22"/>
          <w:szCs w:val="22"/>
        </w:rPr>
        <w:t>4</w:t>
      </w:r>
      <w:r w:rsidRPr="007312CD">
        <w:rPr>
          <w:rFonts w:cs="Arial"/>
          <w:sz w:val="22"/>
          <w:szCs w:val="22"/>
        </w:rPr>
        <w:t xml:space="preserve"> below shows a snapshot from the </w:t>
      </w:r>
      <w:r w:rsidRPr="007312CD">
        <w:rPr>
          <w:rFonts w:cs="Arial"/>
          <w:b/>
          <w:sz w:val="22"/>
          <w:szCs w:val="22"/>
        </w:rPr>
        <w:t>SPSS</w:t>
      </w:r>
      <w:r w:rsidRPr="007312CD">
        <w:rPr>
          <w:rFonts w:cs="Arial"/>
          <w:sz w:val="22"/>
          <w:szCs w:val="22"/>
        </w:rPr>
        <w:t xml:space="preserve"> output for the linear regression. Use the B value highlighted in red for the correction factor. </w:t>
      </w:r>
      <w:r w:rsidR="00470C68" w:rsidRPr="007312CD">
        <w:rPr>
          <w:rStyle w:val="apple-style-span"/>
          <w:rFonts w:eastAsia="Times New Roman" w:cstheme="minorHAnsi"/>
          <w:sz w:val="22"/>
        </w:rPr>
        <w:t>This procedure is repeated for each subcortical &amp; cortical ROI volume the investigator is interested in. We do not normalize the cortical thickness measures, only cortical &amp; subcortical volumes. In this case, it means any volumes on the "aseg.stats" file that we send.</w:t>
      </w:r>
    </w:p>
    <w:p w:rsidR="005C6B5B" w:rsidRPr="007312CD" w:rsidRDefault="007A4D84" w:rsidP="005C6B5B">
      <w:pPr>
        <w:spacing w:line="400" w:lineRule="atLeast"/>
        <w:rPr>
          <w:rFonts w:cs="Arial"/>
          <w:i/>
          <w:sz w:val="22"/>
          <w:szCs w:val="22"/>
        </w:rPr>
      </w:pPr>
      <w:r>
        <w:rPr>
          <w:rFonts w:cs="Arial"/>
          <w:i/>
          <w:sz w:val="22"/>
          <w:szCs w:val="22"/>
        </w:rPr>
        <w:t xml:space="preserve">Figure </w:t>
      </w:r>
      <w:r w:rsidR="00F9297D">
        <w:rPr>
          <w:rFonts w:cs="Arial"/>
          <w:i/>
          <w:sz w:val="22"/>
          <w:szCs w:val="22"/>
        </w:rPr>
        <w:t>4</w:t>
      </w:r>
    </w:p>
    <w:tbl>
      <w:tblPr>
        <w:tblW w:w="9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0"/>
        <w:gridCol w:w="1310"/>
        <w:gridCol w:w="1550"/>
        <w:gridCol w:w="1549"/>
        <w:gridCol w:w="1638"/>
        <w:gridCol w:w="1137"/>
        <w:gridCol w:w="1137"/>
      </w:tblGrid>
      <w:tr w:rsidR="005C6B5B" w:rsidRPr="007312CD">
        <w:trPr>
          <w:cantSplit/>
          <w:trHeight w:val="333"/>
          <w:tblHeader/>
        </w:trPr>
        <w:tc>
          <w:tcPr>
            <w:tcW w:w="9141" w:type="dxa"/>
            <w:gridSpan w:val="7"/>
            <w:tcBorders>
              <w:top w:val="nil"/>
              <w:left w:val="nil"/>
              <w:bottom w:val="nil"/>
              <w:right w:val="nil"/>
            </w:tcBorders>
            <w:shd w:val="clear" w:color="auto" w:fill="FFFFFF"/>
            <w:vAlign w:val="center"/>
          </w:tcPr>
          <w:p w:rsidR="005C6B5B" w:rsidRPr="007312CD" w:rsidRDefault="005C6B5B" w:rsidP="00050B02">
            <w:pPr>
              <w:spacing w:line="320" w:lineRule="atLeast"/>
              <w:ind w:left="60" w:right="60"/>
              <w:jc w:val="center"/>
              <w:rPr>
                <w:rFonts w:cs="Arial"/>
                <w:sz w:val="22"/>
                <w:szCs w:val="22"/>
              </w:rPr>
            </w:pPr>
            <w:r w:rsidRPr="007312CD">
              <w:rPr>
                <w:rFonts w:cs="Arial"/>
                <w:sz w:val="22"/>
                <w:szCs w:val="22"/>
              </w:rPr>
              <w:br w:type="page"/>
            </w:r>
            <w:r w:rsidRPr="007312CD">
              <w:rPr>
                <w:rFonts w:cs="Arial"/>
                <w:b/>
                <w:bCs/>
                <w:sz w:val="22"/>
                <w:szCs w:val="22"/>
              </w:rPr>
              <w:t>Coefficients</w:t>
            </w:r>
            <w:r w:rsidRPr="007312CD">
              <w:rPr>
                <w:rFonts w:cs="Arial"/>
                <w:b/>
                <w:bCs/>
                <w:sz w:val="22"/>
                <w:szCs w:val="22"/>
                <w:vertAlign w:val="superscript"/>
              </w:rPr>
              <w:t>a</w:t>
            </w:r>
          </w:p>
        </w:tc>
      </w:tr>
      <w:tr w:rsidR="005C6B5B" w:rsidRPr="007312CD">
        <w:trPr>
          <w:cantSplit/>
          <w:trHeight w:val="575"/>
          <w:tblHeader/>
        </w:trPr>
        <w:tc>
          <w:tcPr>
            <w:tcW w:w="2130" w:type="dxa"/>
            <w:gridSpan w:val="2"/>
            <w:vMerge w:val="restart"/>
            <w:tcBorders>
              <w:top w:val="single" w:sz="16" w:space="0" w:color="000000"/>
              <w:left w:val="single" w:sz="16" w:space="0" w:color="000000"/>
              <w:bottom w:val="single" w:sz="16" w:space="0" w:color="000000"/>
              <w:right w:val="single" w:sz="16" w:space="0" w:color="000000"/>
            </w:tcBorders>
            <w:shd w:val="clear" w:color="auto" w:fill="FFFFFF"/>
            <w:vAlign w:val="bottom"/>
          </w:tcPr>
          <w:p w:rsidR="005C6B5B" w:rsidRPr="007312CD" w:rsidRDefault="005C6B5B" w:rsidP="00050B02">
            <w:pPr>
              <w:spacing w:line="320" w:lineRule="atLeast"/>
              <w:ind w:left="60" w:right="60"/>
              <w:rPr>
                <w:rFonts w:cs="Arial"/>
                <w:sz w:val="22"/>
                <w:szCs w:val="22"/>
              </w:rPr>
            </w:pPr>
            <w:r w:rsidRPr="007312CD">
              <w:rPr>
                <w:rFonts w:cs="Arial"/>
                <w:sz w:val="22"/>
                <w:szCs w:val="22"/>
              </w:rPr>
              <w:t>Model</w:t>
            </w:r>
          </w:p>
        </w:tc>
        <w:tc>
          <w:tcPr>
            <w:tcW w:w="3099" w:type="dxa"/>
            <w:gridSpan w:val="2"/>
            <w:tcBorders>
              <w:top w:val="single" w:sz="16" w:space="0" w:color="000000"/>
              <w:left w:val="single" w:sz="16" w:space="0" w:color="000000"/>
            </w:tcBorders>
            <w:shd w:val="clear" w:color="auto" w:fill="FFFFFF"/>
            <w:vAlign w:val="bottom"/>
          </w:tcPr>
          <w:p w:rsidR="005C6B5B" w:rsidRPr="007312CD" w:rsidRDefault="005C6B5B" w:rsidP="00050B02">
            <w:pPr>
              <w:spacing w:line="320" w:lineRule="atLeast"/>
              <w:ind w:left="60" w:right="60"/>
              <w:jc w:val="center"/>
              <w:rPr>
                <w:rFonts w:cs="Arial"/>
                <w:sz w:val="22"/>
                <w:szCs w:val="22"/>
              </w:rPr>
            </w:pPr>
            <w:r w:rsidRPr="007312CD">
              <w:rPr>
                <w:rFonts w:cs="Arial"/>
                <w:sz w:val="22"/>
                <w:szCs w:val="22"/>
              </w:rPr>
              <w:t>Unstandardized Coefficients</w:t>
            </w:r>
          </w:p>
        </w:tc>
        <w:tc>
          <w:tcPr>
            <w:tcW w:w="1638" w:type="dxa"/>
            <w:tcBorders>
              <w:top w:val="single" w:sz="16" w:space="0" w:color="000000"/>
            </w:tcBorders>
            <w:shd w:val="clear" w:color="auto" w:fill="FFFFFF"/>
            <w:vAlign w:val="bottom"/>
          </w:tcPr>
          <w:p w:rsidR="005C6B5B" w:rsidRPr="007312CD" w:rsidRDefault="005C6B5B" w:rsidP="00050B02">
            <w:pPr>
              <w:spacing w:line="320" w:lineRule="atLeast"/>
              <w:ind w:left="60" w:right="60"/>
              <w:jc w:val="center"/>
              <w:rPr>
                <w:rFonts w:cs="Arial"/>
                <w:sz w:val="22"/>
                <w:szCs w:val="22"/>
              </w:rPr>
            </w:pPr>
            <w:r w:rsidRPr="007312CD">
              <w:rPr>
                <w:rFonts w:cs="Arial"/>
                <w:sz w:val="22"/>
                <w:szCs w:val="22"/>
              </w:rPr>
              <w:t>Standardized Coefficients</w:t>
            </w:r>
          </w:p>
        </w:tc>
        <w:tc>
          <w:tcPr>
            <w:tcW w:w="1137" w:type="dxa"/>
            <w:vMerge w:val="restart"/>
            <w:tcBorders>
              <w:top w:val="single" w:sz="16" w:space="0" w:color="000000"/>
              <w:bottom w:val="single" w:sz="16" w:space="0" w:color="000000"/>
            </w:tcBorders>
            <w:shd w:val="clear" w:color="auto" w:fill="FFFFFF"/>
            <w:vAlign w:val="bottom"/>
          </w:tcPr>
          <w:p w:rsidR="005C6B5B" w:rsidRPr="007312CD" w:rsidRDefault="005C6B5B" w:rsidP="00050B02">
            <w:pPr>
              <w:spacing w:line="320" w:lineRule="atLeast"/>
              <w:ind w:left="60" w:right="60"/>
              <w:jc w:val="center"/>
              <w:rPr>
                <w:rFonts w:cs="Arial"/>
                <w:sz w:val="22"/>
                <w:szCs w:val="22"/>
              </w:rPr>
            </w:pPr>
            <w:r w:rsidRPr="007312CD">
              <w:rPr>
                <w:rFonts w:cs="Arial"/>
                <w:sz w:val="22"/>
                <w:szCs w:val="22"/>
              </w:rPr>
              <w:t>t</w:t>
            </w:r>
          </w:p>
        </w:tc>
        <w:tc>
          <w:tcPr>
            <w:tcW w:w="1137" w:type="dxa"/>
            <w:vMerge w:val="restart"/>
            <w:tcBorders>
              <w:top w:val="single" w:sz="16" w:space="0" w:color="000000"/>
              <w:bottom w:val="single" w:sz="16" w:space="0" w:color="000000"/>
              <w:right w:val="single" w:sz="16" w:space="0" w:color="000000"/>
            </w:tcBorders>
            <w:shd w:val="clear" w:color="auto" w:fill="FFFFFF"/>
            <w:vAlign w:val="bottom"/>
          </w:tcPr>
          <w:p w:rsidR="005C6B5B" w:rsidRPr="007312CD" w:rsidRDefault="005C6B5B" w:rsidP="00050B02">
            <w:pPr>
              <w:spacing w:line="320" w:lineRule="atLeast"/>
              <w:ind w:left="60" w:right="60"/>
              <w:jc w:val="center"/>
              <w:rPr>
                <w:rFonts w:cs="Arial"/>
                <w:sz w:val="22"/>
                <w:szCs w:val="22"/>
              </w:rPr>
            </w:pPr>
            <w:r w:rsidRPr="007312CD">
              <w:rPr>
                <w:rFonts w:cs="Arial"/>
                <w:sz w:val="22"/>
                <w:szCs w:val="22"/>
              </w:rPr>
              <w:t>Sig.</w:t>
            </w:r>
          </w:p>
        </w:tc>
      </w:tr>
      <w:tr w:rsidR="005C6B5B" w:rsidRPr="007312CD">
        <w:trPr>
          <w:cantSplit/>
          <w:trHeight w:val="269"/>
          <w:tblHeader/>
        </w:trPr>
        <w:tc>
          <w:tcPr>
            <w:tcW w:w="2130" w:type="dxa"/>
            <w:gridSpan w:val="2"/>
            <w:vMerge/>
            <w:tcBorders>
              <w:top w:val="single" w:sz="16" w:space="0" w:color="000000"/>
              <w:left w:val="single" w:sz="16" w:space="0" w:color="000000"/>
              <w:bottom w:val="single" w:sz="16" w:space="0" w:color="000000"/>
              <w:right w:val="single" w:sz="16" w:space="0" w:color="000000"/>
            </w:tcBorders>
            <w:shd w:val="clear" w:color="auto" w:fill="FFFFFF"/>
            <w:vAlign w:val="bottom"/>
          </w:tcPr>
          <w:p w:rsidR="005C6B5B" w:rsidRPr="007312CD" w:rsidRDefault="005C6B5B" w:rsidP="00050B02">
            <w:pPr>
              <w:rPr>
                <w:rFonts w:cs="Arial"/>
                <w:sz w:val="22"/>
                <w:szCs w:val="22"/>
              </w:rPr>
            </w:pPr>
          </w:p>
        </w:tc>
        <w:tc>
          <w:tcPr>
            <w:tcW w:w="1550" w:type="dxa"/>
            <w:tcBorders>
              <w:left w:val="single" w:sz="16" w:space="0" w:color="000000"/>
              <w:bottom w:val="single" w:sz="16" w:space="0" w:color="000000"/>
            </w:tcBorders>
            <w:shd w:val="clear" w:color="auto" w:fill="FFFFFF"/>
            <w:vAlign w:val="bottom"/>
          </w:tcPr>
          <w:p w:rsidR="005C6B5B" w:rsidRPr="007312CD" w:rsidRDefault="005C6B5B" w:rsidP="00050B02">
            <w:pPr>
              <w:spacing w:line="320" w:lineRule="atLeast"/>
              <w:ind w:left="60" w:right="60"/>
              <w:jc w:val="center"/>
              <w:rPr>
                <w:rFonts w:cs="Arial"/>
                <w:sz w:val="22"/>
                <w:szCs w:val="22"/>
              </w:rPr>
            </w:pPr>
            <w:r w:rsidRPr="007312CD">
              <w:rPr>
                <w:rFonts w:cs="Arial"/>
                <w:sz w:val="22"/>
                <w:szCs w:val="22"/>
              </w:rPr>
              <w:t>B</w:t>
            </w:r>
          </w:p>
        </w:tc>
        <w:tc>
          <w:tcPr>
            <w:tcW w:w="1549" w:type="dxa"/>
            <w:tcBorders>
              <w:bottom w:val="single" w:sz="16" w:space="0" w:color="000000"/>
            </w:tcBorders>
            <w:shd w:val="clear" w:color="auto" w:fill="FFFFFF"/>
            <w:vAlign w:val="bottom"/>
          </w:tcPr>
          <w:p w:rsidR="005C6B5B" w:rsidRPr="007312CD" w:rsidRDefault="005C6B5B" w:rsidP="00050B02">
            <w:pPr>
              <w:spacing w:line="320" w:lineRule="atLeast"/>
              <w:ind w:left="60" w:right="60"/>
              <w:jc w:val="center"/>
              <w:rPr>
                <w:rFonts w:cs="Arial"/>
                <w:sz w:val="22"/>
                <w:szCs w:val="22"/>
              </w:rPr>
            </w:pPr>
            <w:r w:rsidRPr="007312CD">
              <w:rPr>
                <w:rFonts w:cs="Arial"/>
                <w:sz w:val="22"/>
                <w:szCs w:val="22"/>
              </w:rPr>
              <w:t>Std. Error</w:t>
            </w:r>
          </w:p>
        </w:tc>
        <w:tc>
          <w:tcPr>
            <w:tcW w:w="1638" w:type="dxa"/>
            <w:tcBorders>
              <w:bottom w:val="single" w:sz="16" w:space="0" w:color="000000"/>
            </w:tcBorders>
            <w:shd w:val="clear" w:color="auto" w:fill="FFFFFF"/>
            <w:vAlign w:val="bottom"/>
          </w:tcPr>
          <w:p w:rsidR="005C6B5B" w:rsidRPr="007312CD" w:rsidRDefault="005C6B5B" w:rsidP="00050B02">
            <w:pPr>
              <w:spacing w:line="320" w:lineRule="atLeast"/>
              <w:ind w:left="60" w:right="60"/>
              <w:jc w:val="center"/>
              <w:rPr>
                <w:rFonts w:cs="Arial"/>
                <w:sz w:val="22"/>
                <w:szCs w:val="22"/>
              </w:rPr>
            </w:pPr>
            <w:r w:rsidRPr="007312CD">
              <w:rPr>
                <w:rFonts w:cs="Arial"/>
                <w:sz w:val="22"/>
                <w:szCs w:val="22"/>
              </w:rPr>
              <w:t>Beta</w:t>
            </w:r>
          </w:p>
        </w:tc>
        <w:tc>
          <w:tcPr>
            <w:tcW w:w="1137" w:type="dxa"/>
            <w:vMerge/>
            <w:tcBorders>
              <w:top w:val="single" w:sz="16" w:space="0" w:color="000000"/>
              <w:bottom w:val="single" w:sz="16" w:space="0" w:color="000000"/>
            </w:tcBorders>
            <w:shd w:val="clear" w:color="auto" w:fill="FFFFFF"/>
            <w:vAlign w:val="bottom"/>
          </w:tcPr>
          <w:p w:rsidR="005C6B5B" w:rsidRPr="007312CD" w:rsidRDefault="005C6B5B" w:rsidP="00050B02">
            <w:pPr>
              <w:rPr>
                <w:rFonts w:cs="Arial"/>
                <w:sz w:val="22"/>
                <w:szCs w:val="22"/>
              </w:rPr>
            </w:pPr>
          </w:p>
        </w:tc>
        <w:tc>
          <w:tcPr>
            <w:tcW w:w="1137" w:type="dxa"/>
            <w:vMerge/>
            <w:tcBorders>
              <w:top w:val="single" w:sz="16" w:space="0" w:color="000000"/>
              <w:bottom w:val="single" w:sz="16" w:space="0" w:color="000000"/>
              <w:right w:val="single" w:sz="16" w:space="0" w:color="000000"/>
            </w:tcBorders>
            <w:shd w:val="clear" w:color="auto" w:fill="FFFFFF"/>
            <w:vAlign w:val="bottom"/>
          </w:tcPr>
          <w:p w:rsidR="005C6B5B" w:rsidRPr="007312CD" w:rsidRDefault="005C6B5B" w:rsidP="00050B02">
            <w:pPr>
              <w:rPr>
                <w:rFonts w:cs="Arial"/>
                <w:sz w:val="22"/>
                <w:szCs w:val="22"/>
              </w:rPr>
            </w:pPr>
          </w:p>
        </w:tc>
      </w:tr>
      <w:tr w:rsidR="005C6B5B" w:rsidRPr="007312CD">
        <w:trPr>
          <w:cantSplit/>
          <w:trHeight w:val="260"/>
          <w:tblHeader/>
        </w:trPr>
        <w:tc>
          <w:tcPr>
            <w:tcW w:w="820" w:type="dxa"/>
            <w:vMerge w:val="restart"/>
            <w:tcBorders>
              <w:top w:val="single" w:sz="16" w:space="0" w:color="000000"/>
              <w:left w:val="single" w:sz="16" w:space="0" w:color="000000"/>
              <w:bottom w:val="single" w:sz="16" w:space="0" w:color="000000"/>
              <w:right w:val="nil"/>
            </w:tcBorders>
            <w:shd w:val="clear" w:color="auto" w:fill="FFFFFF"/>
          </w:tcPr>
          <w:p w:rsidR="005C6B5B" w:rsidRPr="007312CD" w:rsidRDefault="005C6B5B" w:rsidP="00050B02">
            <w:pPr>
              <w:spacing w:line="320" w:lineRule="atLeast"/>
              <w:ind w:left="60" w:right="60"/>
              <w:rPr>
                <w:rFonts w:cs="Arial"/>
                <w:sz w:val="22"/>
                <w:szCs w:val="22"/>
              </w:rPr>
            </w:pPr>
            <w:r w:rsidRPr="007312CD">
              <w:rPr>
                <w:rFonts w:cs="Arial"/>
                <w:sz w:val="22"/>
                <w:szCs w:val="22"/>
              </w:rPr>
              <w:t>1</w:t>
            </w:r>
          </w:p>
        </w:tc>
        <w:tc>
          <w:tcPr>
            <w:tcW w:w="1310" w:type="dxa"/>
            <w:tcBorders>
              <w:top w:val="single" w:sz="16" w:space="0" w:color="000000"/>
              <w:left w:val="nil"/>
              <w:bottom w:val="nil"/>
              <w:right w:val="single" w:sz="16" w:space="0" w:color="000000"/>
            </w:tcBorders>
            <w:shd w:val="clear" w:color="auto" w:fill="FFFFFF"/>
          </w:tcPr>
          <w:p w:rsidR="005C6B5B" w:rsidRPr="007312CD" w:rsidRDefault="005C6B5B" w:rsidP="00050B02">
            <w:pPr>
              <w:spacing w:line="320" w:lineRule="atLeast"/>
              <w:ind w:left="60" w:right="60"/>
              <w:rPr>
                <w:rFonts w:cs="Arial"/>
                <w:sz w:val="22"/>
                <w:szCs w:val="22"/>
              </w:rPr>
            </w:pPr>
            <w:r w:rsidRPr="007312CD">
              <w:rPr>
                <w:rFonts w:cs="Arial"/>
                <w:sz w:val="22"/>
                <w:szCs w:val="22"/>
              </w:rPr>
              <w:t>(Constant)</w:t>
            </w:r>
          </w:p>
        </w:tc>
        <w:tc>
          <w:tcPr>
            <w:tcW w:w="1550" w:type="dxa"/>
            <w:tcBorders>
              <w:top w:val="single" w:sz="16" w:space="0" w:color="000000"/>
              <w:left w:val="single" w:sz="16" w:space="0" w:color="000000"/>
              <w:bottom w:val="nil"/>
            </w:tcBorders>
            <w:shd w:val="clear" w:color="auto" w:fill="FFFFFF"/>
          </w:tcPr>
          <w:p w:rsidR="005C6B5B" w:rsidRPr="007312CD" w:rsidRDefault="005C6B5B" w:rsidP="00050B02">
            <w:pPr>
              <w:spacing w:line="320" w:lineRule="atLeast"/>
              <w:ind w:left="60" w:right="60"/>
              <w:jc w:val="right"/>
              <w:rPr>
                <w:rFonts w:cs="Arial"/>
                <w:sz w:val="22"/>
                <w:szCs w:val="22"/>
              </w:rPr>
            </w:pPr>
            <w:r w:rsidRPr="007312CD">
              <w:rPr>
                <w:rFonts w:cs="Arial"/>
                <w:sz w:val="22"/>
                <w:szCs w:val="22"/>
              </w:rPr>
              <w:t>2718.207</w:t>
            </w:r>
          </w:p>
        </w:tc>
        <w:tc>
          <w:tcPr>
            <w:tcW w:w="1549" w:type="dxa"/>
            <w:tcBorders>
              <w:top w:val="single" w:sz="16" w:space="0" w:color="000000"/>
              <w:bottom w:val="nil"/>
            </w:tcBorders>
            <w:shd w:val="clear" w:color="auto" w:fill="FFFFFF"/>
          </w:tcPr>
          <w:p w:rsidR="005C6B5B" w:rsidRPr="007312CD" w:rsidRDefault="005C6B5B" w:rsidP="00050B02">
            <w:pPr>
              <w:spacing w:line="320" w:lineRule="atLeast"/>
              <w:ind w:left="60" w:right="60"/>
              <w:jc w:val="right"/>
              <w:rPr>
                <w:rFonts w:cs="Arial"/>
                <w:sz w:val="22"/>
                <w:szCs w:val="22"/>
              </w:rPr>
            </w:pPr>
            <w:r w:rsidRPr="007312CD">
              <w:rPr>
                <w:rFonts w:cs="Arial"/>
                <w:sz w:val="22"/>
                <w:szCs w:val="22"/>
              </w:rPr>
              <w:t>343.943</w:t>
            </w:r>
          </w:p>
        </w:tc>
        <w:tc>
          <w:tcPr>
            <w:tcW w:w="1638" w:type="dxa"/>
            <w:tcBorders>
              <w:top w:val="single" w:sz="16" w:space="0" w:color="000000"/>
              <w:bottom w:val="nil"/>
            </w:tcBorders>
            <w:shd w:val="clear" w:color="auto" w:fill="FFFFFF"/>
            <w:vAlign w:val="center"/>
          </w:tcPr>
          <w:p w:rsidR="005C6B5B" w:rsidRPr="007312CD" w:rsidRDefault="005C6B5B" w:rsidP="00050B02">
            <w:pPr>
              <w:jc w:val="center"/>
              <w:rPr>
                <w:rFonts w:cs="Arial"/>
                <w:sz w:val="22"/>
                <w:szCs w:val="22"/>
              </w:rPr>
            </w:pPr>
          </w:p>
        </w:tc>
        <w:tc>
          <w:tcPr>
            <w:tcW w:w="1137" w:type="dxa"/>
            <w:tcBorders>
              <w:top w:val="single" w:sz="16" w:space="0" w:color="000000"/>
              <w:bottom w:val="nil"/>
            </w:tcBorders>
            <w:shd w:val="clear" w:color="auto" w:fill="FFFFFF"/>
          </w:tcPr>
          <w:p w:rsidR="005C6B5B" w:rsidRPr="007312CD" w:rsidRDefault="005C6B5B" w:rsidP="00050B02">
            <w:pPr>
              <w:spacing w:line="320" w:lineRule="atLeast"/>
              <w:ind w:left="60" w:right="60"/>
              <w:jc w:val="right"/>
              <w:rPr>
                <w:rFonts w:cs="Arial"/>
                <w:sz w:val="22"/>
                <w:szCs w:val="22"/>
              </w:rPr>
            </w:pPr>
            <w:r w:rsidRPr="007312CD">
              <w:rPr>
                <w:rFonts w:cs="Arial"/>
                <w:sz w:val="22"/>
                <w:szCs w:val="22"/>
              </w:rPr>
              <w:t>7.903</w:t>
            </w:r>
          </w:p>
        </w:tc>
        <w:tc>
          <w:tcPr>
            <w:tcW w:w="1137" w:type="dxa"/>
            <w:tcBorders>
              <w:top w:val="single" w:sz="16" w:space="0" w:color="000000"/>
              <w:bottom w:val="nil"/>
              <w:right w:val="single" w:sz="16" w:space="0" w:color="000000"/>
            </w:tcBorders>
            <w:shd w:val="clear" w:color="auto" w:fill="FFFFFF"/>
          </w:tcPr>
          <w:p w:rsidR="005C6B5B" w:rsidRPr="007312CD" w:rsidRDefault="005C6B5B" w:rsidP="00050B02">
            <w:pPr>
              <w:spacing w:line="320" w:lineRule="atLeast"/>
              <w:ind w:left="60" w:right="60"/>
              <w:jc w:val="right"/>
              <w:rPr>
                <w:rFonts w:cs="Arial"/>
                <w:sz w:val="22"/>
                <w:szCs w:val="22"/>
              </w:rPr>
            </w:pPr>
            <w:r w:rsidRPr="007312CD">
              <w:rPr>
                <w:rFonts w:cs="Arial"/>
                <w:sz w:val="22"/>
                <w:szCs w:val="22"/>
              </w:rPr>
              <w:t>.000</w:t>
            </w:r>
          </w:p>
        </w:tc>
      </w:tr>
      <w:tr w:rsidR="005C6B5B" w:rsidRPr="007312CD">
        <w:trPr>
          <w:cantSplit/>
          <w:trHeight w:val="269"/>
          <w:tblHeader/>
        </w:trPr>
        <w:tc>
          <w:tcPr>
            <w:tcW w:w="820" w:type="dxa"/>
            <w:vMerge/>
            <w:tcBorders>
              <w:top w:val="single" w:sz="16" w:space="0" w:color="000000"/>
              <w:left w:val="single" w:sz="16" w:space="0" w:color="000000"/>
              <w:bottom w:val="single" w:sz="16" w:space="0" w:color="000000"/>
              <w:right w:val="nil"/>
            </w:tcBorders>
            <w:shd w:val="clear" w:color="auto" w:fill="FFFFFF"/>
          </w:tcPr>
          <w:p w:rsidR="005C6B5B" w:rsidRPr="007312CD" w:rsidRDefault="005C6B5B" w:rsidP="00050B02">
            <w:pPr>
              <w:rPr>
                <w:rFonts w:cs="Arial"/>
                <w:sz w:val="22"/>
                <w:szCs w:val="22"/>
              </w:rPr>
            </w:pPr>
          </w:p>
        </w:tc>
        <w:tc>
          <w:tcPr>
            <w:tcW w:w="1310" w:type="dxa"/>
            <w:tcBorders>
              <w:top w:val="nil"/>
              <w:left w:val="nil"/>
              <w:bottom w:val="single" w:sz="16" w:space="0" w:color="000000"/>
              <w:right w:val="single" w:sz="16" w:space="0" w:color="000000"/>
            </w:tcBorders>
            <w:shd w:val="clear" w:color="auto" w:fill="FFFFFF"/>
          </w:tcPr>
          <w:p w:rsidR="005C6B5B" w:rsidRPr="007312CD" w:rsidRDefault="005C6B5B" w:rsidP="00050B02">
            <w:pPr>
              <w:spacing w:line="320" w:lineRule="atLeast"/>
              <w:ind w:left="60" w:right="60"/>
              <w:rPr>
                <w:rFonts w:cs="Arial"/>
                <w:sz w:val="22"/>
                <w:szCs w:val="22"/>
              </w:rPr>
            </w:pPr>
            <w:r w:rsidRPr="007312CD">
              <w:rPr>
                <w:rFonts w:cs="Arial"/>
                <w:sz w:val="22"/>
                <w:szCs w:val="22"/>
              </w:rPr>
              <w:t>ICV</w:t>
            </w:r>
          </w:p>
        </w:tc>
        <w:tc>
          <w:tcPr>
            <w:tcW w:w="1550" w:type="dxa"/>
            <w:tcBorders>
              <w:top w:val="nil"/>
              <w:left w:val="single" w:sz="16" w:space="0" w:color="000000"/>
              <w:bottom w:val="single" w:sz="16" w:space="0" w:color="000000"/>
            </w:tcBorders>
            <w:shd w:val="clear" w:color="auto" w:fill="FFFFFF"/>
          </w:tcPr>
          <w:p w:rsidR="005C6B5B" w:rsidRPr="007312CD" w:rsidRDefault="005C6B5B" w:rsidP="00050B02">
            <w:pPr>
              <w:spacing w:line="320" w:lineRule="atLeast"/>
              <w:ind w:left="60" w:right="60"/>
              <w:jc w:val="right"/>
              <w:rPr>
                <w:rFonts w:cs="Arial"/>
                <w:sz w:val="22"/>
                <w:szCs w:val="22"/>
              </w:rPr>
            </w:pPr>
            <w:r w:rsidRPr="007312CD">
              <w:rPr>
                <w:rFonts w:cs="Arial"/>
                <w:sz w:val="22"/>
                <w:szCs w:val="22"/>
                <w:highlight w:val="red"/>
              </w:rPr>
              <w:t>-1.513E-5</w:t>
            </w:r>
          </w:p>
        </w:tc>
        <w:tc>
          <w:tcPr>
            <w:tcW w:w="1549" w:type="dxa"/>
            <w:tcBorders>
              <w:top w:val="nil"/>
              <w:bottom w:val="single" w:sz="16" w:space="0" w:color="000000"/>
            </w:tcBorders>
            <w:shd w:val="clear" w:color="auto" w:fill="FFFFFF"/>
          </w:tcPr>
          <w:p w:rsidR="005C6B5B" w:rsidRPr="007312CD" w:rsidRDefault="005C6B5B" w:rsidP="00050B02">
            <w:pPr>
              <w:spacing w:line="320" w:lineRule="atLeast"/>
              <w:ind w:left="60" w:right="60"/>
              <w:jc w:val="right"/>
              <w:rPr>
                <w:rFonts w:cs="Arial"/>
                <w:sz w:val="22"/>
                <w:szCs w:val="22"/>
              </w:rPr>
            </w:pPr>
            <w:r w:rsidRPr="007312CD">
              <w:rPr>
                <w:rFonts w:cs="Arial"/>
                <w:sz w:val="22"/>
                <w:szCs w:val="22"/>
              </w:rPr>
              <w:t>.000</w:t>
            </w:r>
          </w:p>
        </w:tc>
        <w:tc>
          <w:tcPr>
            <w:tcW w:w="1638" w:type="dxa"/>
            <w:tcBorders>
              <w:top w:val="nil"/>
              <w:bottom w:val="single" w:sz="16" w:space="0" w:color="000000"/>
            </w:tcBorders>
            <w:shd w:val="clear" w:color="auto" w:fill="FFFFFF"/>
          </w:tcPr>
          <w:p w:rsidR="005C6B5B" w:rsidRPr="007312CD" w:rsidRDefault="005C6B5B" w:rsidP="00050B02">
            <w:pPr>
              <w:spacing w:line="320" w:lineRule="atLeast"/>
              <w:ind w:left="60" w:right="60"/>
              <w:jc w:val="right"/>
              <w:rPr>
                <w:rFonts w:cs="Arial"/>
                <w:sz w:val="22"/>
                <w:szCs w:val="22"/>
              </w:rPr>
            </w:pPr>
            <w:r w:rsidRPr="007312CD">
              <w:rPr>
                <w:rFonts w:cs="Arial"/>
                <w:sz w:val="22"/>
                <w:szCs w:val="22"/>
              </w:rPr>
              <w:t>-.008</w:t>
            </w:r>
          </w:p>
        </w:tc>
        <w:tc>
          <w:tcPr>
            <w:tcW w:w="1137" w:type="dxa"/>
            <w:tcBorders>
              <w:top w:val="nil"/>
              <w:bottom w:val="single" w:sz="16" w:space="0" w:color="000000"/>
            </w:tcBorders>
            <w:shd w:val="clear" w:color="auto" w:fill="FFFFFF"/>
          </w:tcPr>
          <w:p w:rsidR="005C6B5B" w:rsidRPr="007312CD" w:rsidRDefault="005C6B5B" w:rsidP="00050B02">
            <w:pPr>
              <w:spacing w:line="320" w:lineRule="atLeast"/>
              <w:ind w:left="60" w:right="60"/>
              <w:jc w:val="right"/>
              <w:rPr>
                <w:rFonts w:cs="Arial"/>
                <w:sz w:val="22"/>
                <w:szCs w:val="22"/>
              </w:rPr>
            </w:pPr>
            <w:r w:rsidRPr="007312CD">
              <w:rPr>
                <w:rFonts w:cs="Arial"/>
                <w:sz w:val="22"/>
                <w:szCs w:val="22"/>
              </w:rPr>
              <w:t>-.068</w:t>
            </w:r>
          </w:p>
        </w:tc>
        <w:tc>
          <w:tcPr>
            <w:tcW w:w="1137" w:type="dxa"/>
            <w:tcBorders>
              <w:top w:val="nil"/>
              <w:bottom w:val="single" w:sz="16" w:space="0" w:color="000000"/>
              <w:right w:val="single" w:sz="16" w:space="0" w:color="000000"/>
            </w:tcBorders>
            <w:shd w:val="clear" w:color="auto" w:fill="FFFFFF"/>
          </w:tcPr>
          <w:p w:rsidR="005C6B5B" w:rsidRPr="007312CD" w:rsidRDefault="005C6B5B" w:rsidP="00050B02">
            <w:pPr>
              <w:spacing w:line="320" w:lineRule="atLeast"/>
              <w:ind w:left="60" w:right="60"/>
              <w:jc w:val="right"/>
              <w:rPr>
                <w:rFonts w:cs="Arial"/>
                <w:sz w:val="22"/>
                <w:szCs w:val="22"/>
              </w:rPr>
            </w:pPr>
            <w:r w:rsidRPr="007312CD">
              <w:rPr>
                <w:rFonts w:cs="Arial"/>
                <w:sz w:val="22"/>
                <w:szCs w:val="22"/>
              </w:rPr>
              <w:t>.946</w:t>
            </w:r>
          </w:p>
        </w:tc>
      </w:tr>
      <w:tr w:rsidR="005C6B5B" w:rsidRPr="007312CD">
        <w:trPr>
          <w:cantSplit/>
          <w:trHeight w:val="333"/>
        </w:trPr>
        <w:tc>
          <w:tcPr>
            <w:tcW w:w="9141" w:type="dxa"/>
            <w:gridSpan w:val="7"/>
            <w:tcBorders>
              <w:top w:val="nil"/>
              <w:left w:val="nil"/>
              <w:bottom w:val="nil"/>
              <w:right w:val="nil"/>
            </w:tcBorders>
            <w:shd w:val="clear" w:color="auto" w:fill="FFFFFF"/>
          </w:tcPr>
          <w:p w:rsidR="005C6B5B" w:rsidRPr="007312CD" w:rsidRDefault="005C6B5B" w:rsidP="00050B02">
            <w:pPr>
              <w:spacing w:line="320" w:lineRule="atLeast"/>
              <w:ind w:left="60" w:right="60"/>
              <w:rPr>
                <w:rFonts w:cs="Arial"/>
                <w:sz w:val="22"/>
                <w:szCs w:val="22"/>
              </w:rPr>
            </w:pPr>
            <w:r w:rsidRPr="007312CD">
              <w:rPr>
                <w:rFonts w:cs="Arial"/>
                <w:sz w:val="22"/>
                <w:szCs w:val="22"/>
              </w:rPr>
              <w:t>a. Dependent Variable: transtemp</w:t>
            </w:r>
          </w:p>
        </w:tc>
      </w:tr>
    </w:tbl>
    <w:p w:rsidR="005C6B5B" w:rsidRPr="007312CD" w:rsidRDefault="005C6B5B" w:rsidP="005C6B5B">
      <w:pPr>
        <w:rPr>
          <w:rFonts w:cs="Arial"/>
          <w:sz w:val="22"/>
          <w:szCs w:val="22"/>
        </w:rPr>
      </w:pPr>
    </w:p>
    <w:p w:rsidR="005C1404" w:rsidRPr="00015DF9" w:rsidRDefault="00015DF9" w:rsidP="00015DF9">
      <w:pPr>
        <w:pStyle w:val="Heading2"/>
      </w:pPr>
      <w:bookmarkStart w:id="72" w:name="_Toc219440441"/>
      <w:bookmarkEnd w:id="69"/>
      <w:bookmarkEnd w:id="70"/>
      <w:r>
        <w:br w:type="page"/>
      </w:r>
      <w:bookmarkStart w:id="73" w:name="_Toc476150701"/>
      <w:r w:rsidR="005C1404" w:rsidRPr="00014BD6">
        <w:t>FreeSurfer: Default Variables &amp; Biostatistics Correlates</w:t>
      </w:r>
      <w:bookmarkEnd w:id="73"/>
      <w:r w:rsidR="005C1404" w:rsidRPr="00014BD6">
        <w:t xml:space="preserve"> </w:t>
      </w:r>
    </w:p>
    <w:p w:rsidR="008254CE" w:rsidRDefault="008254CE" w:rsidP="0028647E">
      <w:pPr>
        <w:pStyle w:val="TOC1"/>
        <w:spacing w:before="0"/>
      </w:pPr>
    </w:p>
    <w:tbl>
      <w:tblPr>
        <w:tblW w:w="10455" w:type="dxa"/>
        <w:tblInd w:w="93" w:type="dxa"/>
        <w:tblLook w:val="04A0" w:firstRow="1" w:lastRow="0" w:firstColumn="1" w:lastColumn="0" w:noHBand="0" w:noVBand="1"/>
      </w:tblPr>
      <w:tblGrid>
        <w:gridCol w:w="5325"/>
        <w:gridCol w:w="5130"/>
      </w:tblGrid>
      <w:tr w:rsidR="008254CE" w:rsidRPr="00114741">
        <w:trPr>
          <w:trHeight w:val="230"/>
        </w:trPr>
        <w:tc>
          <w:tcPr>
            <w:tcW w:w="5325" w:type="dxa"/>
            <w:tcBorders>
              <w:top w:val="nil"/>
              <w:left w:val="nil"/>
              <w:bottom w:val="single" w:sz="4" w:space="0" w:color="auto"/>
              <w:right w:val="nil"/>
            </w:tcBorders>
            <w:shd w:val="clear" w:color="auto" w:fill="auto"/>
            <w:noWrap/>
            <w:vAlign w:val="bottom"/>
          </w:tcPr>
          <w:p w:rsidR="008254CE" w:rsidRPr="002745F4" w:rsidRDefault="008254CE" w:rsidP="008254CE">
            <w:pPr>
              <w:rPr>
                <w:rFonts w:ascii="Verdana" w:eastAsia="Times New Roman" w:hAnsi="Verdana" w:cstheme="majorHAnsi"/>
                <w:b/>
                <w:sz w:val="18"/>
                <w:szCs w:val="18"/>
              </w:rPr>
            </w:pPr>
            <w:r w:rsidRPr="002745F4">
              <w:rPr>
                <w:rFonts w:ascii="Verdana" w:eastAsia="Times New Roman" w:hAnsi="Verdana" w:cstheme="majorHAnsi"/>
                <w:b/>
                <w:sz w:val="18"/>
                <w:szCs w:val="18"/>
              </w:rPr>
              <w:t>MRI Freesurer Default Variable</w:t>
            </w:r>
          </w:p>
        </w:tc>
        <w:tc>
          <w:tcPr>
            <w:tcW w:w="5130" w:type="dxa"/>
            <w:tcBorders>
              <w:top w:val="nil"/>
              <w:left w:val="nil"/>
              <w:bottom w:val="single" w:sz="4" w:space="0" w:color="auto"/>
              <w:right w:val="nil"/>
            </w:tcBorders>
            <w:shd w:val="clear" w:color="auto" w:fill="auto"/>
            <w:noWrap/>
            <w:vAlign w:val="bottom"/>
          </w:tcPr>
          <w:p w:rsidR="008254CE" w:rsidRPr="002745F4" w:rsidRDefault="008254CE" w:rsidP="008254CE">
            <w:pPr>
              <w:rPr>
                <w:rFonts w:ascii="Verdana" w:eastAsia="Times New Roman" w:hAnsi="Verdana" w:cstheme="majorHAnsi"/>
                <w:b/>
                <w:sz w:val="18"/>
                <w:szCs w:val="18"/>
              </w:rPr>
            </w:pPr>
            <w:r w:rsidRPr="002745F4">
              <w:rPr>
                <w:rFonts w:ascii="Verdana" w:eastAsia="Times New Roman" w:hAnsi="Verdana" w:cstheme="majorHAnsi"/>
                <w:b/>
                <w:sz w:val="18"/>
                <w:szCs w:val="18"/>
              </w:rPr>
              <w:t>New Biostat Standardizations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3rd-Ventricle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MR_TOTV_THIRDVENT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4th-Ventricle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MR_TOTV_FOURTHVENT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5th-Ventricle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MR_TOTV_FIFTHVENT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Brain-Stem</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MR_TOTV_BRAINSTEM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CC_Anterior</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MR_TOTV_CRPCLM_ANT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CC_Central</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MR_TOTV_CRPCLM_CNTRL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CC_Mid_Anterior</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MR_TOTV_CRPCLM_MID_ANT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CC_Mid_Posterior</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MR_TOTV_CRPCLM_MID_POST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CC_Posterior</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MR_TOTV_CRPCLM_POST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CortexVol</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MR_TOTV_CORTEX</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CSF</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MR_TOTV_CSF</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IntraCranialVol</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MR_TOTV_INTRACRANIAL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non-WM-hypointensities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MR_TOTV_NONWMHYPOINTENSITIES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Optic-Chiasm</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MR_TOTV_OPTICHIASM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SubCortGrayVol</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MR_TOTV_SUBCORTGRAY</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TotalGrayVol</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MR_TOTV_GRAY</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WM-hypointensities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MR_TOTV_WMHYPOINTENSITIES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lh_bankssts_thickness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MR_LT_SSTSBANK</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lh_caudalanteriorcingulate_thickness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MR_LT_CAUDANTCNG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lh_caudalmiddlefrontal_thickness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MR_LT_CAUDMIDFRN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lh_cuneus_thickness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MR_LT_CUNEUS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lh_entorhinal_thickness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MR_LT_ENTORHINAL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lh_frontalpole_thickness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MR_LT_FRNPOLE</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lh_fusiform_thickness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MR_LT_FUSIFORM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lh_inferiorparietal_thickness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MR_LT_INFRPRTL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lh_inferiortemporal_thickness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MR_LT_INFRTMP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lh_insula_thickness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MR_LT_INSULA</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lh_isthmuscingulate_thickness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MR_LT_ISTHMUSCNG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lh_lateraloccipital_thickness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MR_LT_LATOCC</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lh_lateralorbitofrontal_thickness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MR_LT_LATORBFRN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lh_lingual_thickness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MR_LT_LINGUAL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lh_medialorbitofrontal_thickness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MR_LT_MEDORBFRN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lh_middletemporal_thickness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MR_LT_MIDTMP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lh_paracentral_thickness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MR_LT_PARACNTRL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lh_parahippocampal_thickness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MR_LT_PARAHPCMPL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lh_parsopercularis_thickness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MR_LT_PARAOPRCLRS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lh_parsorbitalis_thickness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MR_LT_PARSORBLS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lh_parstriangularis_thickness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MR_LT_PARSTRNGLRS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lh_pericalcarine_thickness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MR_LT_PERICLCRN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lh_postcentral_thickness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MR_LT_POSTCNTRL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lh_posteriorcingulate_thickness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MR_LT_POSTCNG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lh_precentral_thickness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MR_LT_PRECNTRL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lh_precuneus_thickness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MR_LT_PRECUNEUS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lh_rostralanteriorcingulate_thickness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MR_LT_ROSANTCNG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lh_rostralmiddlefrontal_thickness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MR_LT_ROSMIDFRN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lh_superiorfrontal_thickness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MR_LT_SUPERFRN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lh_superiorparietal_thickness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MR_LT_SUPERPRTL</w:t>
            </w:r>
          </w:p>
        </w:tc>
      </w:tr>
      <w:tr w:rsidR="008254CE" w:rsidRPr="00114741">
        <w:trPr>
          <w:trHeight w:val="230"/>
        </w:trPr>
        <w:tc>
          <w:tcPr>
            <w:tcW w:w="5325" w:type="dxa"/>
            <w:tcBorders>
              <w:top w:val="single" w:sz="4" w:space="0" w:color="auto"/>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lh_superiortemporal_thickness</w:t>
            </w:r>
          </w:p>
        </w:tc>
        <w:tc>
          <w:tcPr>
            <w:tcW w:w="5130" w:type="dxa"/>
            <w:tcBorders>
              <w:top w:val="single" w:sz="4" w:space="0" w:color="auto"/>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MR_LT_SUPERTMP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lh_supramarginal_thickness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MR_LT_SUPRAMRGNL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lh_temporalpole_thickness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MR_LT_TMPPOLE</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lh_transversetemporal_thickness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MR_LT_TRANSTMP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rh_bankssts_thickness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MR_RT_SSTSBANK</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rh_caudalanteriorcingulate_thickness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MR_RT_CAUDANTCNG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rh_caudalmiddlefrontal_thickness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MR_RT_CAUDMIDFRN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rh_cuneus_thickness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MR_RT_CUNEUS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rh_entorhinal_thickness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MR_RT_ENTORHINAL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rh_frontalpole_thickness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MR_RT_FRNPOLE</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rh_fusiform_thickness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MR_RT_FUSIFORM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rh_inferiorparietal_thickness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MR_RT_INFRPRTL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rh_inferiortemporal_thickness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MR_RT_INFRTMP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rh_insula_thickness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MR_RT_INSULA</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rh_isthmuscingulate_thickness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MR_RT_ISTHMUSCNG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rh_lateraloccipital_thickness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MR_RT_LATOCC</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rh_lateralorbitofrontal_thickness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MR_RT_LATORBFRN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rh_lingual_thickness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MR_RT_LINGUAL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rh_medialorbitofrontal_thickness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MR_RT_MEDORBFRN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rh_middletemporal_thickness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MR_RT_MIDTMP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rh_paracentral_thickness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MR_RT_PARACNTRL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rh_parahippocampal_thickness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MR_RT_PARAHPCMPL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rh_parsopercularis_thickness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MR_RT_PARAOPRCLRS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rh_parsorbitalis_thickness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MR_RT_PARSORBLS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rh_parstriangularis_thickness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MR_RT_PARSTRNGLRS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rh_pericalcarine_thickness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MR_RT_PERICLCRN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rh_postcentral_thickness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MR_RT_POSTCNTRL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rh_posteriorcingulate_thickness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MR_RT_POSTCNG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rh_precentral_thickness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MR_RT_PRECNTRL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rh_precuneus_thickness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MR_RT_PRECUNEUS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rh_rostralanteriorcingulate_thickness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MR_RT_ROSANTCNG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rh_rostralmiddlefrontal_thickness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MR_RT_ROSMIDFRN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rh_superiorfrontal_thickness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MR_RT_SUPERFRN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rh_superiorparietal_thickness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MR_RT_SUPERPRTL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rh_superiortemporal_thickness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MR_RT_SUPERTMP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rh_supramarginal_thickness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MR_RT_SUPRAMRGNL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rh_temporalpole_thickness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MR_RT_TMPPOLE</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rh_transversetemporal_thickness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MR_RT_TRANSTMP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Left-Accumbens-area</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MR_LV_ACCUMBENS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Left-Amygdala</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MR_LV_AMYGDALA</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Left-Caudate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MR_LV_CAUD</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Left-Cerebellum-Cortex</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MR_LV_CBLL_CORTEX</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Left-Cerebellum-White-Matter</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MR_LV_CBLL_WM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Left-choroid-plexus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MR_LV_CHORPLEX</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Left-Hippocampus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MR_LV_HIPPOCAMPUS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Left-Inf-Lat-Vent</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MR_LV_INFLATVENT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Left-Lateral-Ventricle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MR_LV_LATVENT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Left-non-WM-hypointensities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MR_LV_NONWMHYPOINTENSITIES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Left-Pallidum</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MR_LV_PALLIDUM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Left-Putamen</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MR_LV_PUTAMEN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Left-Thalamus-Proper</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MR_LV_THALAMUS</w:t>
            </w:r>
          </w:p>
        </w:tc>
      </w:tr>
      <w:tr w:rsidR="008254CE" w:rsidRPr="00114741">
        <w:trPr>
          <w:trHeight w:val="230"/>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Left-VentralDC</w:t>
            </w:r>
          </w:p>
        </w:tc>
        <w:tc>
          <w:tcPr>
            <w:tcW w:w="5130" w:type="dxa"/>
            <w:tcBorders>
              <w:top w:val="single" w:sz="4" w:space="0" w:color="auto"/>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MR_LV_VENTRALDC</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Left-vessel</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MR_LV_VESSEL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Left-WM-hypointensities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MR_LV_WMHYPOINTENSITIES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lh_bankssts_volume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MR_LV_SSTSBANK</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lh_caudalanteriorcingulate_volume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MR_LV_CAUDANTCNG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lh_caudalmiddlefrontal_volume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MR_LV_CAUDMIDFRN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lh_cuneus_volume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MR_LV_CUNEUS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lh_entorhinal_volume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MR_LV_ENTORHINAL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lh_frontalpole_volume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MR_LV_FRNPOLE</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lh_fusiform_volume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MR_LV_FUSIFORM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lh_inferiorparietal_volume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MR_LV_INFRPRTL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lh_inferiortemporal_volume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MR_LV_INFRTMP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lh_insula_volume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MR_LV_INSULA</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lh_isthmuscingulate_volume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MR_LV_ISTHMUSCNG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lh_lateraloccipital_volume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MR_LV_LATOCC</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lh_lateralorbitofrontal_volume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MR_LV_LATORBFRN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lh_lingual_volume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MR_LV_LINGUAL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lh_medialorbitofrontal_volume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MR_LV_MEDORBFRN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lh_middletemporal_volume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MR_LV_MIDTMP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lh_paracentral_volume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MR_LV_PARACNTRL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lh_parahippocampal_volume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MR_LV_PARAHPCMPL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lh_parsopercularis_volume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MR_LV_PARAOPRCLRS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lh_parsorbitalis_volume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MR_LV_PARSORBLS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lh_parstriangularis_volume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MR_LV_PARSTRNGLRS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lh_pericalcarine_volume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MR_LV_PERICLCRN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lh_postcentral_volume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MR_LV_POSTCNTRL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lh_posteriorcingulate_volume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MR_LV_POSTCNG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lh_precentral_volume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MR_LV_PRECNTRL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lh_precuneus_volume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MR_LV_PRECUNEUS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lh_rostralanteriorcingulate_volume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MR_LV_ROSANTCNG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lh_rostralmiddlefrontal_volume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MR_LV_ROSMIDFRN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lh_superiorfrontal_volume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MR_LV_SUPERFRN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lh_superiorparietal_volume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MR_LV_SUPERPRTL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lh_superiortemporal_volume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MR_LV_SUPERTMP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lh_supramarginal_volume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MR_LV_SUPRAMRGNL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lh_temporalpole_volume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MR_LV_TMPPOLE</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lh_transversetemporal_volume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MR_LV_TRANSTMP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lhCortexVol</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MR_LV_CORTEX</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lhCorticalWhiteMatterVol</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MR_LV_CORTICALWM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rh_bankssts_volume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MR_RV_SSTSBANK</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rh_caudalanteriorcingulate_volume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MR_RV_CAUDANTCNG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rh_caudalmiddlefrontal_volume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MR_RV_CAUDMIDFRN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rh_cuneus_volume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MR_RV_CUNEUS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rh_entorhinal_volume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MR_RV_ENTORHINAL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rh_frontalpole_volume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MR_RV_FRNPOLE</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rh_fusiform_volume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MR_RV_FUSIFORM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rh_inferiorparietal_volume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MR_RV_INFRPRTL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rh_inferiortemporal_volume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MR_RV_INFRTMP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rh_insula_volume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MR_RV_INSULA</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rh_isthmuscingulate_volume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MR_RV_ISTHMUSCNG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rh_lateraloccipital_volume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MR_RV_LATOCC</w:t>
            </w:r>
          </w:p>
        </w:tc>
      </w:tr>
      <w:tr w:rsidR="008254CE" w:rsidRPr="00114741">
        <w:trPr>
          <w:trHeight w:val="230"/>
        </w:trPr>
        <w:tc>
          <w:tcPr>
            <w:tcW w:w="5325" w:type="dxa"/>
            <w:tcBorders>
              <w:top w:val="single" w:sz="4" w:space="0" w:color="auto"/>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rh_lateralorbitofrontal_volume</w:t>
            </w:r>
          </w:p>
        </w:tc>
        <w:tc>
          <w:tcPr>
            <w:tcW w:w="5130" w:type="dxa"/>
            <w:tcBorders>
              <w:top w:val="single" w:sz="4" w:space="0" w:color="auto"/>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MR_RV_LATORBFRN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rh_lingual_volume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MR_RV_LINGUAL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rh_medialorbitofrontal_volume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MR_RV_MEDORBFRN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rh_middletemporal_volume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MR_RV_MIDTMP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rh_paracentral_volume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MR_RV_PARACNTRL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rh_parahippocampal_volume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MR_RV_PARAHPCMPL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rh_parsopercularis_volume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MR_RV_PARAOPRCLRS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rh_parsorbitalis_volume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MR_RV_PARSORBLS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rh_parstriangularis_volume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MR_RV_PARSTRNGLRS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rh_pericalcarine_volume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MR_RV_PERICLCRN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rh_postcentral_volume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MR_RV_POSTCNTRL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rh_posteriorcingulate_volume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MR_RV_POSTCNG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rh_precentral_volume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MR_RV_PRECNTRL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rh_precuneus_volume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MR_RV_PRECUNEUS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rh_rostralanteriorcingulate_volume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MR_RV_ROSANTCNG</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rh_rostralmiddlefrontal_volume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MR_RV_ROSMIDFRN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rh_superiorfrontal_volume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MR_RV_SUPERFRN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rh_superiorparietal_volume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MR_RV_SUPERPRTL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rh_superiortemporal_volume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MR_RV_SUPERTMP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rh_supramarginal_volume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MR_RV_SUPRAMRGNL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rh_temporalpole_volume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MR_RV_TMPPOLE</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rh_transversetemporal_volume</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MR_RV_TRANSTMP</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rhCortexVol</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MR_RV_CORTEX</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rhCorticalWhiteMatterVol</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MR_RV_CORTICALWM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Right-Accumbens-area</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MR_RV_ACCUMBENS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Right-Amygdala</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MR_RV_AMYGDALA</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Right-Caudate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MR_RV_CAUD</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Right-Cerebellum-Cortex</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MR_RV_CBLL_CORTEX</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Right-Cerebellum-White-Matter</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MR_RV_CBLL_WM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Right-choroid-plexus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MR_RV_CHORPLEX</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Right-Hippocampus</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MR_RV_HIPPOCAMPUS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Right-Inf-Lat-Vent</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MR_RV_INFLATVENT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Right-Lateral-Ventricle</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MR_RV_LATVENT</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Right-non-WM-hypointensities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MR_RV_NONWMHYPOINTENSITIES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Right-Pallidum</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MR_RV_PALLIDUM</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Right-Putamen</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MR_RV_PUTAMEN</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Right-Thalamus-Proper</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MR_RV_THALAMUS</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Right-VentralDC</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MR_RV_VENTRALDC</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Right-vessel</w:t>
            </w:r>
          </w:p>
        </w:tc>
        <w:tc>
          <w:tcPr>
            <w:tcW w:w="5130" w:type="dxa"/>
            <w:tcBorders>
              <w:top w:val="nil"/>
              <w:left w:val="nil"/>
              <w:bottom w:val="single" w:sz="4" w:space="0" w:color="auto"/>
              <w:right w:val="single" w:sz="4" w:space="0" w:color="auto"/>
            </w:tcBorders>
            <w:shd w:val="clear" w:color="000000" w:fill="BEBED8"/>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MR_RV_VESSEL</w:t>
            </w:r>
          </w:p>
        </w:tc>
      </w:tr>
      <w:tr w:rsidR="008254CE" w:rsidRPr="00114741">
        <w:trPr>
          <w:trHeight w:val="230"/>
        </w:trPr>
        <w:tc>
          <w:tcPr>
            <w:tcW w:w="5325" w:type="dxa"/>
            <w:tcBorders>
              <w:top w:val="nil"/>
              <w:left w:val="single" w:sz="4" w:space="0" w:color="auto"/>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Right-WM-hypointensities</w:t>
            </w:r>
          </w:p>
        </w:tc>
        <w:tc>
          <w:tcPr>
            <w:tcW w:w="5130" w:type="dxa"/>
            <w:tcBorders>
              <w:top w:val="nil"/>
              <w:left w:val="nil"/>
              <w:bottom w:val="single" w:sz="4" w:space="0" w:color="auto"/>
              <w:right w:val="single" w:sz="4" w:space="0" w:color="auto"/>
            </w:tcBorders>
            <w:shd w:val="clear" w:color="auto" w:fill="auto"/>
            <w:noWrap/>
            <w:vAlign w:val="bottom"/>
          </w:tcPr>
          <w:p w:rsidR="008254CE" w:rsidRPr="002745F4" w:rsidRDefault="008254CE" w:rsidP="008254CE">
            <w:pPr>
              <w:rPr>
                <w:rFonts w:ascii="Verdana" w:eastAsia="Times New Roman" w:hAnsi="Verdana" w:cstheme="majorHAnsi"/>
                <w:sz w:val="18"/>
                <w:szCs w:val="18"/>
              </w:rPr>
            </w:pPr>
            <w:r w:rsidRPr="002745F4">
              <w:rPr>
                <w:rFonts w:ascii="Verdana" w:eastAsia="Times New Roman" w:hAnsi="Verdana" w:cstheme="majorHAnsi"/>
                <w:sz w:val="18"/>
                <w:szCs w:val="18"/>
              </w:rPr>
              <w:t>MR_RV_WMHYPOINTENSITIES</w:t>
            </w:r>
          </w:p>
        </w:tc>
      </w:tr>
    </w:tbl>
    <w:p w:rsidR="004A0557" w:rsidRDefault="004A0557" w:rsidP="0028647E">
      <w:pPr>
        <w:pStyle w:val="TOC1"/>
        <w:spacing w:before="0"/>
      </w:pPr>
    </w:p>
    <w:p w:rsidR="00837466" w:rsidRPr="00B11F10" w:rsidRDefault="004A0557" w:rsidP="00AC7049">
      <w:pPr>
        <w:pStyle w:val="Heading1"/>
      </w:pPr>
      <w:r>
        <w:br w:type="page"/>
      </w:r>
      <w:bookmarkStart w:id="74" w:name="_Toc476150702"/>
      <w:r w:rsidR="003435B6" w:rsidRPr="00B11F10">
        <w:t>PET</w:t>
      </w:r>
      <w:r w:rsidR="00662D35" w:rsidRPr="00B11F10">
        <w:t xml:space="preserve"> Processing Introduction</w:t>
      </w:r>
      <w:bookmarkEnd w:id="72"/>
      <w:bookmarkEnd w:id="74"/>
      <w:r w:rsidR="00662D35" w:rsidRPr="00B11F10">
        <w:t xml:space="preserve"> </w:t>
      </w:r>
    </w:p>
    <w:p w:rsidR="00662D35" w:rsidRPr="00B11F10" w:rsidRDefault="00662D35" w:rsidP="00837466">
      <w:pPr>
        <w:rPr>
          <w:sz w:val="22"/>
        </w:rPr>
      </w:pPr>
    </w:p>
    <w:p w:rsidR="00AC7049" w:rsidRDefault="00837466" w:rsidP="00837466">
      <w:pPr>
        <w:rPr>
          <w:rFonts w:cs="Times New Roman"/>
          <w:sz w:val="22"/>
        </w:rPr>
      </w:pPr>
      <w:bookmarkStart w:id="75" w:name="_Toc218841387"/>
      <w:bookmarkStart w:id="76" w:name="_Toc219440442"/>
      <w:r w:rsidRPr="00B11F10">
        <w:rPr>
          <w:rFonts w:cs="Times New Roman"/>
          <w:sz w:val="22"/>
        </w:rPr>
        <w:t>Each site underwent an initial evaluation by the ADNI PET QC site to ensure compliance with a common PiB and FDG PET protocol. Amyloid imaging was performed with a bolus injection of approximately 15 mCi of [11C]PiB. Dynamic imaging acquisition started either at injection for 70 minutes or 40 minutes post-injection for 30 minutes. For analysis, the PiB PET data between 40 to 70 mi</w:t>
      </w:r>
      <w:r w:rsidR="00323DAC">
        <w:rPr>
          <w:rFonts w:cs="Times New Roman"/>
          <w:sz w:val="22"/>
        </w:rPr>
        <w:t>nutes were</w:t>
      </w:r>
      <w:r w:rsidRPr="00B11F10">
        <w:rPr>
          <w:rFonts w:cs="Times New Roman"/>
          <w:sz w:val="22"/>
        </w:rPr>
        <w:t xml:space="preserve"> used. Metabolic imaging with [18F]FDG-PET was performed with </w:t>
      </w:r>
      <w:r w:rsidR="00950221">
        <w:rPr>
          <w:rFonts w:cs="Times New Roman"/>
          <w:sz w:val="22"/>
        </w:rPr>
        <w:t>a 3D dynamic acquisition began 4</w:t>
      </w:r>
      <w:r w:rsidRPr="00B11F10">
        <w:rPr>
          <w:rFonts w:cs="Times New Roman"/>
          <w:sz w:val="22"/>
        </w:rPr>
        <w:t>0 minutes after a bolus injection of approximate</w:t>
      </w:r>
      <w:r w:rsidR="00950221">
        <w:rPr>
          <w:rFonts w:cs="Times New Roman"/>
          <w:sz w:val="22"/>
        </w:rPr>
        <w:t>ly 5 mCi of FDG and lasted for 2</w:t>
      </w:r>
      <w:r w:rsidRPr="00B11F10">
        <w:rPr>
          <w:rFonts w:cs="Times New Roman"/>
          <w:sz w:val="22"/>
        </w:rPr>
        <w:t xml:space="preserve">0 minutes. All PET images were quality controlled by the ADNI QC team. </w:t>
      </w:r>
    </w:p>
    <w:p w:rsidR="00837466" w:rsidRPr="00B11F10" w:rsidRDefault="00837466" w:rsidP="00837466">
      <w:pPr>
        <w:rPr>
          <w:rFonts w:cs="Times New Roman"/>
          <w:sz w:val="22"/>
        </w:rPr>
      </w:pPr>
    </w:p>
    <w:p w:rsidR="00837466" w:rsidRDefault="00015DF9" w:rsidP="00015DF9">
      <w:pPr>
        <w:pStyle w:val="Heading2"/>
      </w:pPr>
      <w:r>
        <w:br w:type="page"/>
      </w:r>
      <w:bookmarkStart w:id="77" w:name="_Toc476150703"/>
      <w:r w:rsidR="00837466" w:rsidRPr="00B11F10">
        <w:t>PET Processing Workflow</w:t>
      </w:r>
      <w:bookmarkEnd w:id="75"/>
      <w:bookmarkEnd w:id="76"/>
      <w:bookmarkEnd w:id="77"/>
    </w:p>
    <w:p w:rsidR="000037DE" w:rsidRPr="000037DE" w:rsidRDefault="000037DE" w:rsidP="000037DE"/>
    <w:p w:rsidR="00837466" w:rsidRPr="00B11F10" w:rsidRDefault="00837466" w:rsidP="00837466">
      <w:pPr>
        <w:rPr>
          <w:rFonts w:cs="Arial"/>
          <w:i/>
          <w:color w:val="000000"/>
          <w:sz w:val="22"/>
          <w:szCs w:val="22"/>
        </w:rPr>
      </w:pPr>
      <w:r w:rsidRPr="00B11F10">
        <w:rPr>
          <w:rFonts w:cs="Arial"/>
          <w:i/>
          <w:color w:val="000000"/>
          <w:sz w:val="22"/>
          <w:szCs w:val="22"/>
        </w:rPr>
        <w:t xml:space="preserve">A visual representation of the processing workflow is shown below in Figure </w:t>
      </w:r>
      <w:r w:rsidR="00F9297D">
        <w:rPr>
          <w:rFonts w:cs="Arial"/>
          <w:i/>
          <w:color w:val="000000"/>
          <w:sz w:val="22"/>
          <w:szCs w:val="22"/>
        </w:rPr>
        <w:t>5</w:t>
      </w:r>
      <w:r w:rsidRPr="00B11F10">
        <w:rPr>
          <w:rFonts w:cs="Arial"/>
          <w:i/>
          <w:color w:val="000000"/>
          <w:sz w:val="22"/>
          <w:szCs w:val="22"/>
        </w:rPr>
        <w:t>.</w:t>
      </w:r>
    </w:p>
    <w:p w:rsidR="00837466" w:rsidRDefault="000037DE" w:rsidP="00837466">
      <w:pPr>
        <w:rPr>
          <w:rFonts w:cs="Arial"/>
          <w:color w:val="000000"/>
          <w:sz w:val="22"/>
          <w:szCs w:val="22"/>
        </w:rPr>
      </w:pPr>
      <w:r w:rsidRPr="00CC2CB2">
        <w:rPr>
          <w:rFonts w:cs="Arial"/>
          <w:noProof/>
          <w:color w:val="000000"/>
          <w:sz w:val="22"/>
          <w:szCs w:val="22"/>
        </w:rPr>
        <w:drawing>
          <wp:inline distT="0" distB="0" distL="0" distR="0" wp14:anchorId="113B43D5" wp14:editId="29A5F302">
            <wp:extent cx="6858000" cy="5415280"/>
            <wp:effectExtent l="0" t="0" r="0" b="0"/>
            <wp:docPr id="4" name="Picture 4" descr="O:\docs\PUP\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cs\PUP\P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5415280"/>
                    </a:xfrm>
                    <a:prstGeom prst="rect">
                      <a:avLst/>
                    </a:prstGeom>
                    <a:noFill/>
                    <a:ln>
                      <a:noFill/>
                    </a:ln>
                  </pic:spPr>
                </pic:pic>
              </a:graphicData>
            </a:graphic>
          </wp:inline>
        </w:drawing>
      </w:r>
    </w:p>
    <w:p w:rsidR="000037DE" w:rsidRDefault="000037DE" w:rsidP="00837466">
      <w:pPr>
        <w:rPr>
          <w:rFonts w:cs="Arial"/>
          <w:i/>
          <w:color w:val="000000"/>
          <w:sz w:val="22"/>
          <w:szCs w:val="22"/>
        </w:rPr>
      </w:pPr>
      <w:r w:rsidRPr="00CC2CB2">
        <w:rPr>
          <w:rFonts w:cs="Arial"/>
          <w:i/>
          <w:color w:val="000000"/>
          <w:sz w:val="22"/>
          <w:szCs w:val="22"/>
        </w:rPr>
        <w:t xml:space="preserve">Figure </w:t>
      </w:r>
      <w:r w:rsidR="00F9297D">
        <w:rPr>
          <w:rFonts w:cs="Arial"/>
          <w:i/>
          <w:color w:val="000000"/>
          <w:sz w:val="22"/>
          <w:szCs w:val="22"/>
        </w:rPr>
        <w:t>5</w:t>
      </w:r>
    </w:p>
    <w:p w:rsidR="000037DE" w:rsidRDefault="000037DE" w:rsidP="00837466">
      <w:pPr>
        <w:rPr>
          <w:rFonts w:cs="Arial"/>
          <w:i/>
          <w:color w:val="000000"/>
          <w:sz w:val="22"/>
          <w:szCs w:val="22"/>
        </w:rPr>
      </w:pPr>
    </w:p>
    <w:p w:rsidR="000037DE" w:rsidRDefault="006F794F" w:rsidP="00CC2CB2">
      <w:pPr>
        <w:pStyle w:val="ListParagraph"/>
        <w:numPr>
          <w:ilvl w:val="0"/>
          <w:numId w:val="1"/>
        </w:numPr>
        <w:rPr>
          <w:rFonts w:cs="Arial"/>
          <w:color w:val="000000"/>
          <w:sz w:val="22"/>
          <w:szCs w:val="22"/>
        </w:rPr>
      </w:pPr>
      <w:r>
        <w:rPr>
          <w:rFonts w:cs="Arial"/>
          <w:color w:val="000000"/>
          <w:sz w:val="22"/>
          <w:szCs w:val="22"/>
        </w:rPr>
        <w:t>Raw PET and T1 weighted MRI must meet quality standards</w:t>
      </w:r>
    </w:p>
    <w:p w:rsidR="006F794F" w:rsidRDefault="006F794F" w:rsidP="00CC2CB2">
      <w:pPr>
        <w:pStyle w:val="ListParagraph"/>
        <w:numPr>
          <w:ilvl w:val="0"/>
          <w:numId w:val="1"/>
        </w:numPr>
        <w:rPr>
          <w:rFonts w:cs="Arial"/>
          <w:color w:val="000000"/>
          <w:sz w:val="22"/>
          <w:szCs w:val="22"/>
        </w:rPr>
      </w:pPr>
      <w:r>
        <w:rPr>
          <w:rFonts w:cs="Arial"/>
          <w:color w:val="000000"/>
          <w:sz w:val="22"/>
          <w:szCs w:val="22"/>
        </w:rPr>
        <w:t>ROI definition must be completed (FreeSurfer, hand-drawn, template) and meet quality standards</w:t>
      </w:r>
    </w:p>
    <w:p w:rsidR="006F794F" w:rsidRDefault="006F794F" w:rsidP="00CC2CB2">
      <w:pPr>
        <w:pStyle w:val="ListParagraph"/>
        <w:numPr>
          <w:ilvl w:val="0"/>
          <w:numId w:val="1"/>
        </w:numPr>
        <w:rPr>
          <w:rFonts w:cs="Arial"/>
          <w:color w:val="000000"/>
          <w:sz w:val="22"/>
          <w:szCs w:val="22"/>
        </w:rPr>
      </w:pPr>
      <w:r>
        <w:rPr>
          <w:rFonts w:cs="Arial"/>
          <w:color w:val="000000"/>
          <w:sz w:val="22"/>
          <w:szCs w:val="22"/>
        </w:rPr>
        <w:t>An imaging conversion engine is used to convert raw imaging data to 4dfp format</w:t>
      </w:r>
    </w:p>
    <w:p w:rsidR="006F794F" w:rsidRDefault="006F794F" w:rsidP="00CC2CB2">
      <w:pPr>
        <w:pStyle w:val="ListParagraph"/>
        <w:numPr>
          <w:ilvl w:val="0"/>
          <w:numId w:val="1"/>
        </w:numPr>
        <w:rPr>
          <w:rFonts w:cs="Arial"/>
          <w:color w:val="000000"/>
          <w:sz w:val="22"/>
          <w:szCs w:val="22"/>
        </w:rPr>
      </w:pPr>
      <w:r>
        <w:rPr>
          <w:rFonts w:cs="Arial"/>
          <w:color w:val="000000"/>
          <w:sz w:val="22"/>
          <w:szCs w:val="22"/>
        </w:rPr>
        <w:t>PET motion correction is performed to align PET frames acquired at different times</w:t>
      </w:r>
    </w:p>
    <w:p w:rsidR="006F794F" w:rsidRDefault="006F794F" w:rsidP="00CC2CB2">
      <w:pPr>
        <w:pStyle w:val="ListParagraph"/>
        <w:numPr>
          <w:ilvl w:val="0"/>
          <w:numId w:val="1"/>
        </w:numPr>
        <w:rPr>
          <w:rFonts w:cs="Arial"/>
          <w:color w:val="000000"/>
          <w:sz w:val="22"/>
          <w:szCs w:val="22"/>
        </w:rPr>
      </w:pPr>
      <w:r>
        <w:rPr>
          <w:rFonts w:cs="Arial"/>
          <w:color w:val="000000"/>
          <w:sz w:val="22"/>
          <w:szCs w:val="22"/>
        </w:rPr>
        <w:t>PET to target ( T1 weighted MR, or PET atlas) registration is performed</w:t>
      </w:r>
    </w:p>
    <w:p w:rsidR="006F794F" w:rsidRDefault="006F794F" w:rsidP="00CC2CB2">
      <w:pPr>
        <w:pStyle w:val="ListParagraph"/>
        <w:numPr>
          <w:ilvl w:val="0"/>
          <w:numId w:val="1"/>
        </w:numPr>
        <w:rPr>
          <w:rFonts w:cs="Arial"/>
          <w:color w:val="000000"/>
          <w:sz w:val="22"/>
          <w:szCs w:val="22"/>
        </w:rPr>
      </w:pPr>
      <w:r>
        <w:rPr>
          <w:rFonts w:cs="Arial"/>
          <w:color w:val="000000"/>
          <w:sz w:val="22"/>
          <w:szCs w:val="22"/>
        </w:rPr>
        <w:t xml:space="preserve">ROI-based analysis is performed to obtain regional SUVRs, BPs, etc. </w:t>
      </w:r>
    </w:p>
    <w:p w:rsidR="006F794F" w:rsidRDefault="006F794F" w:rsidP="00CC2CB2">
      <w:pPr>
        <w:pStyle w:val="ListParagraph"/>
        <w:numPr>
          <w:ilvl w:val="0"/>
          <w:numId w:val="1"/>
        </w:numPr>
        <w:rPr>
          <w:rFonts w:cs="Arial"/>
          <w:color w:val="000000"/>
          <w:sz w:val="22"/>
          <w:szCs w:val="22"/>
        </w:rPr>
      </w:pPr>
      <w:r>
        <w:rPr>
          <w:rFonts w:cs="Arial"/>
          <w:color w:val="000000"/>
          <w:sz w:val="22"/>
          <w:szCs w:val="22"/>
        </w:rPr>
        <w:t>Partial volume correction is performed if requested (for FreeSurfer based ROI only)</w:t>
      </w:r>
    </w:p>
    <w:p w:rsidR="006F794F" w:rsidRPr="00CC2CB2" w:rsidRDefault="006F794F" w:rsidP="00CC2CB2">
      <w:pPr>
        <w:pStyle w:val="ListParagraph"/>
        <w:numPr>
          <w:ilvl w:val="0"/>
          <w:numId w:val="1"/>
        </w:numPr>
        <w:rPr>
          <w:rFonts w:cs="Arial"/>
          <w:color w:val="000000"/>
          <w:sz w:val="22"/>
          <w:szCs w:val="22"/>
        </w:rPr>
      </w:pPr>
      <w:r>
        <w:rPr>
          <w:rFonts w:cs="Arial"/>
          <w:color w:val="000000"/>
          <w:sz w:val="22"/>
          <w:szCs w:val="22"/>
        </w:rPr>
        <w:t>Check quality assurance measurements</w:t>
      </w:r>
    </w:p>
    <w:p w:rsidR="00015DF9" w:rsidRDefault="00015DF9">
      <w:pPr>
        <w:rPr>
          <w:sz w:val="22"/>
        </w:rPr>
      </w:pPr>
      <w:r>
        <w:rPr>
          <w:sz w:val="22"/>
        </w:rPr>
        <w:br w:type="page"/>
      </w:r>
    </w:p>
    <w:p w:rsidR="00B61F3A" w:rsidRPr="00B11F10" w:rsidRDefault="00323DAC" w:rsidP="00B61F3A">
      <w:pPr>
        <w:rPr>
          <w:rFonts w:cs="Times New Roman"/>
          <w:sz w:val="22"/>
        </w:rPr>
      </w:pPr>
      <w:r>
        <w:rPr>
          <w:sz w:val="22"/>
        </w:rPr>
        <w:t>Each subject’s PET data were</w:t>
      </w:r>
      <w:r w:rsidR="00B61F3A" w:rsidRPr="00B11F10">
        <w:rPr>
          <w:sz w:val="22"/>
        </w:rPr>
        <w:t xml:space="preserve"> motion corrected and registered to their MRI using methods described in detail elsewhere</w:t>
      </w:r>
      <w:r w:rsidR="00240E18">
        <w:rPr>
          <w:sz w:val="22"/>
        </w:rPr>
        <w:t xml:space="preserve"> (Eisenstein et al., 2012, Rowland et al., </w:t>
      </w:r>
      <w:r w:rsidR="00DC1BB6">
        <w:rPr>
          <w:sz w:val="22"/>
        </w:rPr>
        <w:t>2005)</w:t>
      </w:r>
      <w:r w:rsidR="00B61F3A" w:rsidRPr="00B11F10">
        <w:rPr>
          <w:rFonts w:cs="Times New Roman"/>
          <w:sz w:val="22"/>
        </w:rPr>
        <w:t xml:space="preserve">. For each FreeSurfer region-of-interest, standardized uptake value ratio (SUVR) was calculated using a </w:t>
      </w:r>
      <w:r w:rsidR="00B61F3A" w:rsidRPr="00B11F10">
        <w:rPr>
          <w:rFonts w:cs="Times New Roman"/>
          <w:i/>
          <w:sz w:val="22"/>
        </w:rPr>
        <w:t xml:space="preserve">cerebellar </w:t>
      </w:r>
      <w:r w:rsidR="00B61F3A" w:rsidRPr="00B11F10">
        <w:rPr>
          <w:rFonts w:cs="Times New Roman"/>
          <w:sz w:val="22"/>
        </w:rPr>
        <w:t xml:space="preserve">reference. </w:t>
      </w:r>
    </w:p>
    <w:p w:rsidR="00662D35" w:rsidRPr="00B11F10" w:rsidRDefault="00662D35" w:rsidP="00662D35">
      <w:pPr>
        <w:rPr>
          <w:rFonts w:cs="Arial"/>
          <w:color w:val="141413"/>
          <w:sz w:val="22"/>
          <w:szCs w:val="22"/>
        </w:rPr>
      </w:pPr>
    </w:p>
    <w:p w:rsidR="00DC38C3" w:rsidRPr="00B11F10" w:rsidRDefault="00662D35" w:rsidP="00662D35">
      <w:pPr>
        <w:rPr>
          <w:rFonts w:cs="Arial"/>
          <w:color w:val="141413"/>
          <w:sz w:val="22"/>
          <w:szCs w:val="22"/>
        </w:rPr>
      </w:pPr>
      <w:r w:rsidRPr="00B11F10">
        <w:rPr>
          <w:rFonts w:cs="Arial"/>
          <w:color w:val="141413"/>
          <w:sz w:val="22"/>
          <w:szCs w:val="22"/>
        </w:rPr>
        <w:t>The Central Neuroimaging Data Archive (CNDA), using the open-source XNAT (Marcus 2007), provides the foundation for archiving and</w:t>
      </w:r>
      <w:r w:rsidR="00960C00" w:rsidRPr="00B11F10">
        <w:rPr>
          <w:rFonts w:cs="Arial"/>
          <w:color w:val="141413"/>
          <w:sz w:val="22"/>
          <w:szCs w:val="22"/>
        </w:rPr>
        <w:t xml:space="preserve"> the interface for</w:t>
      </w:r>
      <w:r w:rsidRPr="00B11F10">
        <w:rPr>
          <w:rFonts w:cs="Arial"/>
          <w:color w:val="141413"/>
          <w:sz w:val="22"/>
          <w:szCs w:val="22"/>
        </w:rPr>
        <w:t xml:space="preserve"> processing MRI and PIB data. </w:t>
      </w:r>
      <w:r w:rsidR="001A5941" w:rsidRPr="00B11F10">
        <w:rPr>
          <w:rFonts w:cs="Arial"/>
          <w:color w:val="141413"/>
          <w:sz w:val="22"/>
          <w:szCs w:val="22"/>
        </w:rPr>
        <w:t>FreeSurfer</w:t>
      </w:r>
      <w:r w:rsidRPr="00B11F10">
        <w:rPr>
          <w:rFonts w:cs="Arial"/>
          <w:color w:val="141413"/>
          <w:sz w:val="22"/>
          <w:szCs w:val="22"/>
        </w:rPr>
        <w:t xml:space="preserve"> regions are used to process PET in the CNDA with processing pipelines. This in-house software has been described in Mintun 2006, and Morris 2010 (http://nrg.wikispaces.com/PipelineWiki). To summarize: the dynamic PET scan is divided into early, middle, and late frames and registered to correct for head motion. The T1 weighted MRI scan is registered to the Talairach atla</w:t>
      </w:r>
      <w:r w:rsidR="00DD0F97">
        <w:rPr>
          <w:rFonts w:cs="Arial"/>
          <w:color w:val="141413"/>
          <w:sz w:val="22"/>
          <w:szCs w:val="22"/>
        </w:rPr>
        <w:t>s and to the PET images (Rowland</w:t>
      </w:r>
      <w:r w:rsidRPr="00B11F10">
        <w:rPr>
          <w:rFonts w:cs="Arial"/>
          <w:color w:val="141413"/>
          <w:sz w:val="22"/>
          <w:szCs w:val="22"/>
        </w:rPr>
        <w:t xml:space="preserve">), and transformed into atlas space. Time activity curves (TACs) may be made using </w:t>
      </w:r>
      <w:r w:rsidR="001A5941" w:rsidRPr="00B11F10">
        <w:rPr>
          <w:rFonts w:cs="Arial"/>
          <w:color w:val="141413"/>
          <w:sz w:val="22"/>
          <w:szCs w:val="22"/>
        </w:rPr>
        <w:t>FreeSurfer</w:t>
      </w:r>
      <w:r w:rsidRPr="00B11F10">
        <w:rPr>
          <w:rFonts w:cs="Arial"/>
          <w:color w:val="141413"/>
          <w:sz w:val="22"/>
          <w:szCs w:val="22"/>
        </w:rPr>
        <w:t xml:space="preserve"> or expert hand-drawn regions. Models of PET binding are then calculated.</w:t>
      </w:r>
    </w:p>
    <w:p w:rsidR="00DC38C3" w:rsidRPr="00B11F10" w:rsidRDefault="00DC38C3" w:rsidP="00662D35">
      <w:pPr>
        <w:rPr>
          <w:rFonts w:cs="Arial"/>
          <w:color w:val="141413"/>
          <w:sz w:val="22"/>
          <w:szCs w:val="22"/>
        </w:rPr>
      </w:pPr>
    </w:p>
    <w:p w:rsidR="00662D35" w:rsidRPr="00B11F10" w:rsidRDefault="00DC38C3" w:rsidP="00662D35">
      <w:pPr>
        <w:rPr>
          <w:rFonts w:eastAsia="Times New Roman" w:cs="Arial"/>
          <w:sz w:val="22"/>
          <w:szCs w:val="22"/>
        </w:rPr>
      </w:pPr>
      <w:r w:rsidRPr="00B11F10">
        <w:rPr>
          <w:rFonts w:cstheme="minorHAnsi"/>
          <w:sz w:val="22"/>
        </w:rPr>
        <w:t xml:space="preserve">Typical ROIs defined manually for amyloid imaging analysis encompass both gray and white matter brain tissue, while beta amyloid deposition is usually limited to gray matter. In addition the commonly adopted two tissue PVC model does not differentiate white matter from gray matter </w:t>
      </w:r>
      <w:r w:rsidR="00D14FA9" w:rsidRPr="00B11F10">
        <w:rPr>
          <w:rFonts w:cstheme="minorHAnsi"/>
          <w:sz w:val="22"/>
        </w:rPr>
        <w:fldChar w:fldCharType="begin"/>
      </w:r>
      <w:r w:rsidRPr="00B11F10">
        <w:rPr>
          <w:rFonts w:cstheme="minorHAnsi"/>
          <w:sz w:val="22"/>
        </w:rPr>
        <w:instrText xml:space="preserve"> ADDIN EN.CITE &lt;EndNote&gt;&lt;Cite&gt;&lt;Author&gt;Meltzer&lt;/Author&gt;&lt;Year&gt;1999&lt;/Year&gt;&lt;RecNum&gt;960&lt;/RecNum&gt;&lt;record&gt;&lt;rec-number&gt;960&lt;/rec-number&gt;&lt;foreign-keys&gt;&lt;key app="EN" db-id="e0fxx0za5ddsz6e2d9p5sv5grar9aswww0pv"&gt;960&lt;/key&gt;&lt;/foreign-keys&gt;&lt;ref-type name="Journal Article"&gt;17&lt;/ref-type&gt;&lt;contributors&gt;&lt;authors&gt;&lt;author&gt;Meltzer, C. C.&lt;/author&gt;&lt;author&gt;Kinahan, P. E.&lt;/author&gt;&lt;author&gt;Greer, P. J.&lt;/author&gt;&lt;author&gt;Nichols, T. E.&lt;/author&gt;&lt;author&gt;Comtat, C.&lt;/author&gt;&lt;author&gt;Cantwell, M. N.&lt;/author&gt;&lt;author&gt;Lin, M. P.&lt;/author&gt;&lt;author&gt;Price, J. C.&lt;/author&gt;&lt;/authors&gt;&lt;/contributors&gt;&lt;auth-address&gt;Department of Radiology, University of Pittsburgh, Pennsylvania 15213-2582, USA.&lt;/auth-address&gt;&lt;titles&gt;&lt;title&gt;Comparative evaluation of MR-based partial-volume correction schemes for PET&lt;/title&gt;&lt;secondary-title&gt;J Nucl Med&lt;/secondary-title&gt;&lt;/titles&gt;&lt;periodical&gt;&lt;full-title&gt;J Nucl Med&lt;/full-title&gt;&lt;/periodical&gt;&lt;pages&gt;2053-65&lt;/pages&gt;&lt;volume&gt;40&lt;/volume&gt;&lt;number&gt;12&lt;/number&gt;&lt;edition&gt;2000/01/05&lt;/edition&gt;&lt;keywords&gt;&lt;keyword&gt;Aging&lt;/keyword&gt;&lt;keyword&gt;Alzheimer Disease/pathology/radionuclide imaging&lt;/keyword&gt;&lt;keyword&gt;Brain/anatomy &amp;amp; histology/pathology/*radionuclide imaging&lt;/keyword&gt;&lt;keyword&gt;Humans&lt;/keyword&gt;&lt;keyword&gt;*Image Processing, Computer-Assisted&lt;/keyword&gt;&lt;keyword&gt;*Magnetic Resonance Imaging&lt;/keyword&gt;&lt;keyword&gt;Phantoms, Imaging&lt;/keyword&gt;&lt;keyword&gt;*Tomography, Emission-Computed&lt;/keyword&gt;&lt;/keywords&gt;&lt;dates&gt;&lt;year&gt;1999&lt;/year&gt;&lt;pub-dates&gt;&lt;date&gt;Dec&lt;/date&gt;&lt;/pub-dates&gt;&lt;/dates&gt;&lt;isbn&gt;0161-5505 (Print)&amp;#xD;0161-5505 (Linking)&lt;/isbn&gt;&lt;accession-num&gt;10616886&lt;/accession-num&gt;&lt;urls&gt;&lt;related-urls&gt;&lt;url&gt;http://www.ncbi.nlm.nih.gov/entrez/query.fcgi?cmd=Retrieve&amp;amp;db=PubMed&amp;amp;dopt=Citation&amp;amp;list_uids=10616886&lt;/url&gt;&lt;/related-urls&gt;&lt;/urls&gt;&lt;language&gt;eng&lt;/language&gt;&lt;/record&gt;&lt;/Cite&gt;&lt;/EndNote&gt;</w:instrText>
      </w:r>
      <w:r w:rsidR="00D14FA9" w:rsidRPr="00B11F10">
        <w:rPr>
          <w:rFonts w:cstheme="minorHAnsi"/>
          <w:sz w:val="22"/>
        </w:rPr>
        <w:fldChar w:fldCharType="separate"/>
      </w:r>
      <w:r w:rsidRPr="00B11F10">
        <w:rPr>
          <w:rFonts w:cstheme="minorHAnsi"/>
          <w:sz w:val="22"/>
        </w:rPr>
        <w:t>(Meltzer et al., 1999)</w:t>
      </w:r>
      <w:r w:rsidR="00D14FA9" w:rsidRPr="00B11F10">
        <w:rPr>
          <w:rFonts w:cstheme="minorHAnsi"/>
          <w:sz w:val="22"/>
        </w:rPr>
        <w:fldChar w:fldCharType="end"/>
      </w:r>
      <w:r w:rsidRPr="00B11F10">
        <w:rPr>
          <w:rFonts w:cstheme="minorHAnsi"/>
          <w:sz w:val="22"/>
        </w:rPr>
        <w:t xml:space="preserve">.  We have implemented an automated quantitative image analysis approach that use ROIs generated with FreeSurfer </w:t>
      </w:r>
      <w:r w:rsidR="00D14FA9" w:rsidRPr="00B11F10">
        <w:rPr>
          <w:rFonts w:cstheme="minorHAnsi"/>
          <w:sz w:val="22"/>
        </w:rPr>
        <w:fldChar w:fldCharType="begin"/>
      </w:r>
      <w:r w:rsidRPr="00B11F10">
        <w:rPr>
          <w:rFonts w:cstheme="minorHAnsi"/>
          <w:sz w:val="22"/>
        </w:rPr>
        <w:instrText xml:space="preserve"> ADDIN EN.CITE &lt;EndNote&gt;&lt;Cite&gt;&lt;Author&gt;Fischl&lt;/Author&gt;&lt;Year&gt;2002&lt;/Year&gt;&lt;RecNum&gt;931&lt;/RecNum&gt;&lt;record&gt;&lt;rec-number&gt;931&lt;/rec-number&gt;&lt;foreign-keys&gt;&lt;key app="EN" db-id="e0fxx0za5ddsz6e2d9p5sv5grar9aswww0pv"&gt;931&lt;/key&gt;&lt;/foreign-keys&gt;&lt;ref-type name="Journal Article"&gt;17&lt;/ref-type&gt;&lt;contributors&gt;&lt;authors&gt;&lt;author&gt;Fischl, B.&lt;/author&gt;&lt;author&gt;Salat, D. H.&lt;/author&gt;&lt;author&gt;Busa, E.&lt;/author&gt;&lt;author&gt;Albert, M.&lt;/author&gt;&lt;author&gt;Dieterich, M.&lt;/author&gt;&lt;author&gt;Haselgrove, C.&lt;/author&gt;&lt;author&gt;van der Kouwe, A.&lt;/author&gt;&lt;author&gt;Killiany, R.&lt;/author&gt;&lt;author&gt;Kennedy, D.&lt;/author&gt;&lt;author&gt;Klaveness, S.&lt;/author&gt;&lt;author&gt;Montillo, A.&lt;/author&gt;&lt;author&gt;Makris, N.&lt;/author&gt;&lt;author&gt;Rosen, B.&lt;/author&gt;&lt;author&gt;Dale, A. M.&lt;/author&gt;&lt;/authors&gt;&lt;/contributors&gt;&lt;auth-address&gt;Massachusetts General Hospital, Nuclear Magnetic Resonance Center, Rm. 2328, Building 149, 13th Street, Charlestown, MA 02129, USA.&lt;/auth-address&gt;&lt;titles&gt;&lt;title&gt;Whole brain segmentation: automated labeling of neuroanatomical structures in the human brain&lt;/title&gt;&lt;secondary-title&gt;Neuron&lt;/secondary-title&gt;&lt;/titles&gt;&lt;periodical&gt;&lt;full-title&gt;Neuron&lt;/full-title&gt;&lt;/periodical&gt;&lt;pages&gt;341-55&lt;/pages&gt;&lt;volume&gt;33&lt;/volume&gt;&lt;number&gt;3&lt;/number&gt;&lt;edition&gt;2002/02/08&lt;/edition&gt;&lt;keywords&gt;&lt;keyword&gt;Aged&lt;/keyword&gt;&lt;keyword&gt;Alzheimer Disease/diagnosis/pathology&lt;/keyword&gt;&lt;keyword&gt;Brain/*anatomy &amp;amp; histology/pathology&lt;/keyword&gt;&lt;keyword&gt;Brain Mapping&lt;/keyword&gt;&lt;keyword&gt;Female&lt;/keyword&gt;&lt;keyword&gt;Humans&lt;/keyword&gt;&lt;keyword&gt;Magnetic Resonance Imaging/*methods&lt;/keyword&gt;&lt;keyword&gt;Male&lt;/keyword&gt;&lt;keyword&gt;Reproducibility of Results&lt;/keyword&gt;&lt;/keywords&gt;&lt;dates&gt;&lt;year&gt;2002&lt;/year&gt;&lt;pub-dates&gt;&lt;date&gt;Jan 31&lt;/date&gt;&lt;/pub-dates&gt;&lt;/dates&gt;&lt;isbn&gt;0896-6273 (Print)&amp;#xD;0896-6273 (Linking)&lt;/isbn&gt;&lt;accession-num&gt;11832223&lt;/accession-num&gt;&lt;urls&gt;&lt;related-urls&gt;&lt;url&gt;http://www.ncbi.nlm.nih.gov/entrez/query.fcgi?cmd=Retrieve&amp;amp;db=PubMed&amp;amp;dopt=Citation&amp;amp;list_uids=11832223&lt;/url&gt;&lt;/related-urls&gt;&lt;/urls&gt;&lt;electronic-resource-num&gt;S089662730200569X [pii]&lt;/electronic-resource-num&gt;&lt;language&gt;eng&lt;/language&gt;&lt;/record&gt;&lt;/Cite&gt;&lt;/EndNote&gt;</w:instrText>
      </w:r>
      <w:r w:rsidR="00D14FA9" w:rsidRPr="00B11F10">
        <w:rPr>
          <w:rFonts w:cstheme="minorHAnsi"/>
          <w:sz w:val="22"/>
        </w:rPr>
        <w:fldChar w:fldCharType="separate"/>
      </w:r>
      <w:r w:rsidRPr="00B11F10">
        <w:rPr>
          <w:rFonts w:cstheme="minorHAnsi"/>
          <w:sz w:val="22"/>
        </w:rPr>
        <w:t>(Fischl et al., 2002)</w:t>
      </w:r>
      <w:r w:rsidR="00D14FA9" w:rsidRPr="00B11F10">
        <w:rPr>
          <w:rFonts w:cstheme="minorHAnsi"/>
          <w:sz w:val="22"/>
        </w:rPr>
        <w:fldChar w:fldCharType="end"/>
      </w:r>
      <w:r w:rsidRPr="00B11F10">
        <w:rPr>
          <w:rFonts w:cstheme="minorHAnsi"/>
          <w:sz w:val="22"/>
        </w:rPr>
        <w:t xml:space="preserve">, with a more advanced regional spread function technique </w:t>
      </w:r>
      <w:r w:rsidR="00D14FA9" w:rsidRPr="00B11F10">
        <w:rPr>
          <w:rFonts w:cstheme="minorHAnsi"/>
          <w:sz w:val="22"/>
        </w:rPr>
        <w:fldChar w:fldCharType="begin">
          <w:fldData xml:space="preserve">PEVuZE5vdGU+PENpdGU+PEF1dGhvcj5Gcm91aW48L0F1dGhvcj48WWVhcj4yMDAyPC9ZZWFyPjxS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</w:fldData>
        </w:fldChar>
      </w:r>
      <w:r w:rsidRPr="00B11F10">
        <w:rPr>
          <w:rFonts w:cstheme="minorHAnsi"/>
          <w:sz w:val="22"/>
        </w:rPr>
        <w:instrText xml:space="preserve"> ADDIN EN.CITE </w:instrText>
      </w:r>
      <w:r w:rsidR="00D14FA9" w:rsidRPr="00B11F10">
        <w:rPr>
          <w:rFonts w:cstheme="minorHAnsi"/>
          <w:sz w:val="22"/>
        </w:rPr>
        <w:fldChar w:fldCharType="begin">
          <w:fldData xml:space="preserve">PEVuZE5vdGU+PENpdGU+PEF1dGhvcj5Gcm91aW48L0F1dGhvcj48WWVhcj4yMDAyPC9ZZWFyPjxS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</w:fldData>
        </w:fldChar>
      </w:r>
      <w:r w:rsidRPr="00B11F10">
        <w:rPr>
          <w:rFonts w:cstheme="minorHAnsi"/>
          <w:sz w:val="22"/>
        </w:rPr>
        <w:instrText xml:space="preserve"> ADDIN EN.CITE.DATA </w:instrText>
      </w:r>
      <w:r w:rsidR="00D14FA9" w:rsidRPr="00B11F10">
        <w:rPr>
          <w:rFonts w:cstheme="minorHAnsi"/>
          <w:sz w:val="22"/>
        </w:rPr>
      </w:r>
      <w:r w:rsidR="00D14FA9" w:rsidRPr="00B11F10">
        <w:rPr>
          <w:rFonts w:cstheme="minorHAnsi"/>
          <w:sz w:val="22"/>
        </w:rPr>
        <w:fldChar w:fldCharType="end"/>
      </w:r>
      <w:r w:rsidR="00D14FA9" w:rsidRPr="00B11F10">
        <w:rPr>
          <w:rFonts w:cstheme="minorHAnsi"/>
          <w:sz w:val="22"/>
        </w:rPr>
      </w:r>
      <w:r w:rsidR="00D14FA9" w:rsidRPr="00B11F10">
        <w:rPr>
          <w:rFonts w:cstheme="minorHAnsi"/>
          <w:sz w:val="22"/>
        </w:rPr>
        <w:fldChar w:fldCharType="separate"/>
      </w:r>
      <w:r w:rsidRPr="00B11F10">
        <w:rPr>
          <w:rFonts w:cstheme="minorHAnsi"/>
          <w:sz w:val="22"/>
        </w:rPr>
        <w:t>(Frouin et al., 2002; Starck et al., 2002)</w:t>
      </w:r>
      <w:r w:rsidR="00D14FA9" w:rsidRPr="00B11F10">
        <w:rPr>
          <w:rFonts w:cstheme="minorHAnsi"/>
          <w:sz w:val="22"/>
        </w:rPr>
        <w:fldChar w:fldCharType="end"/>
      </w:r>
      <w:r w:rsidRPr="00B11F10">
        <w:rPr>
          <w:rFonts w:cstheme="minorHAnsi"/>
          <w:sz w:val="22"/>
        </w:rPr>
        <w:t xml:space="preserve"> for PVC. It is demonstrated that a set of FreeSurfer regions can be determined that reproduce manual ROI analysis. The estimated binding potential values are highly correlated with and without PVC, but partial-volume effect has a differential impact on the estimated binding potentials for different ROIs.</w:t>
      </w:r>
    </w:p>
    <w:p w:rsidR="00662D35" w:rsidRPr="00B11F10" w:rsidRDefault="00662D35" w:rsidP="00662D35">
      <w:pPr>
        <w:autoSpaceDE w:val="0"/>
        <w:rPr>
          <w:rFonts w:cs="Arial"/>
          <w:b/>
          <w:sz w:val="22"/>
          <w:szCs w:val="22"/>
          <w:u w:val="single"/>
        </w:rPr>
      </w:pPr>
    </w:p>
    <w:p w:rsidR="00662D35" w:rsidRPr="00B11F10" w:rsidRDefault="00662D35" w:rsidP="00662D35">
      <w:pPr>
        <w:widowControl w:val="0"/>
        <w:autoSpaceDE w:val="0"/>
        <w:autoSpaceDN w:val="0"/>
        <w:adjustRightInd w:val="0"/>
        <w:spacing w:after="240"/>
        <w:rPr>
          <w:rFonts w:cs="Arial"/>
          <w:sz w:val="22"/>
          <w:szCs w:val="22"/>
        </w:rPr>
      </w:pPr>
      <w:r w:rsidRPr="00B11F10">
        <w:rPr>
          <w:rFonts w:cs="Arial"/>
          <w:sz w:val="22"/>
          <w:szCs w:val="22"/>
        </w:rPr>
        <w:t xml:space="preserve">PET imaging has a spatial resolution around 6mm, which is considerably lower than structural imaging modalities such as MR. Because of this, the regional activity measured directly from PET is a linear combination of activity from different regions. This phenomenon is known as the partial volume effect (Frouin 2002, Rousset 2006). To compensate for this, a regional spread function (RSF) based approach for partial volume correction of PET data has been implemented. The RSF is a function that describes the linear mixture model of region of interest (ROI) signal detected by PET due to partial volume effect. An iterative approach was used to solve the linear system model to recover the true ROI signal (Rousset 1998). This PVC RSF PET processing using </w:t>
      </w:r>
      <w:r w:rsidR="001A5941" w:rsidRPr="00B11F10">
        <w:rPr>
          <w:rFonts w:cs="Arial"/>
          <w:sz w:val="22"/>
          <w:szCs w:val="22"/>
        </w:rPr>
        <w:t>FreeSurfer</w:t>
      </w:r>
      <w:r w:rsidRPr="00B11F10">
        <w:rPr>
          <w:rFonts w:cs="Arial"/>
          <w:sz w:val="22"/>
          <w:szCs w:val="22"/>
        </w:rPr>
        <w:t xml:space="preserve"> regions is implemented in the CNDA.</w:t>
      </w:r>
    </w:p>
    <w:p w:rsidR="00991199" w:rsidRPr="00B11F10" w:rsidRDefault="00662D35" w:rsidP="00662D35">
      <w:pPr>
        <w:rPr>
          <w:rFonts w:cs="Arial"/>
          <w:color w:val="000000"/>
          <w:sz w:val="22"/>
          <w:szCs w:val="22"/>
        </w:rPr>
      </w:pPr>
      <w:r w:rsidRPr="00B11F10">
        <w:rPr>
          <w:rFonts w:cs="Arial"/>
          <w:color w:val="141413"/>
          <w:sz w:val="22"/>
          <w:szCs w:val="22"/>
        </w:rPr>
        <w:t>The CNDA has also been employed to model P</w:t>
      </w:r>
      <w:r w:rsidR="00A60D28">
        <w:rPr>
          <w:rFonts w:cs="Arial"/>
          <w:color w:val="141413"/>
          <w:sz w:val="22"/>
          <w:szCs w:val="22"/>
        </w:rPr>
        <w:t>i</w:t>
      </w:r>
      <w:r w:rsidRPr="00B11F10">
        <w:rPr>
          <w:rFonts w:cs="Arial"/>
          <w:color w:val="141413"/>
          <w:sz w:val="22"/>
          <w:szCs w:val="22"/>
        </w:rPr>
        <w:t xml:space="preserve">B binding with expert manually determined regions. Subjects without </w:t>
      </w:r>
      <w:r w:rsidR="001A5941" w:rsidRPr="00B11F10">
        <w:rPr>
          <w:rFonts w:cs="Arial"/>
          <w:color w:val="141413"/>
          <w:sz w:val="22"/>
          <w:szCs w:val="22"/>
        </w:rPr>
        <w:t>FreeSurfer</w:t>
      </w:r>
      <w:r w:rsidRPr="00B11F10">
        <w:rPr>
          <w:rFonts w:cs="Arial"/>
          <w:color w:val="141413"/>
          <w:sz w:val="22"/>
          <w:szCs w:val="22"/>
        </w:rPr>
        <w:t xml:space="preserve"> regions, due to subject motion or pathology problems, will require manually determined regions. Standard operating procedures are in place to manually determine ten brain regions. PET processing with hand-drawn regions is done in three steps with two pipeline</w:t>
      </w:r>
      <w:r w:rsidR="00323DAC">
        <w:rPr>
          <w:rFonts w:cs="Arial"/>
          <w:color w:val="141413"/>
          <w:sz w:val="22"/>
          <w:szCs w:val="22"/>
        </w:rPr>
        <w:t>s. First, MRI data in the CNDA are</w:t>
      </w:r>
      <w:r w:rsidRPr="00B11F10">
        <w:rPr>
          <w:rFonts w:cs="Arial"/>
          <w:color w:val="141413"/>
          <w:sz w:val="22"/>
          <w:szCs w:val="22"/>
        </w:rPr>
        <w:t xml:space="preserve"> registered to and transformed into atlas space (</w:t>
      </w:r>
      <w:r w:rsidRPr="00B11F10">
        <w:rPr>
          <w:rFonts w:cs="Arial"/>
          <w:color w:val="1A1718"/>
          <w:sz w:val="22"/>
          <w:szCs w:val="22"/>
        </w:rPr>
        <w:t>Talairach 1988)</w:t>
      </w:r>
      <w:r w:rsidRPr="00B11F10">
        <w:rPr>
          <w:rFonts w:cs="Arial"/>
          <w:color w:val="141413"/>
          <w:sz w:val="22"/>
          <w:szCs w:val="22"/>
        </w:rPr>
        <w:t>. Then trained experts determine the regions on the atlas transformed MRI using Analyze (Robb 1989) and clearly defined protocols (Mintun 2006, McCormick 2006). High levels of inter rater reliability are maintained with strict adherence to protocols and periodic rev</w:t>
      </w:r>
      <w:r w:rsidR="001818DE">
        <w:rPr>
          <w:rFonts w:cs="Arial"/>
          <w:color w:val="141413"/>
          <w:sz w:val="22"/>
          <w:szCs w:val="22"/>
        </w:rPr>
        <w:t>iews. Finally the region data are</w:t>
      </w:r>
      <w:r w:rsidRPr="00B11F10">
        <w:rPr>
          <w:rFonts w:cs="Arial"/>
          <w:color w:val="141413"/>
          <w:sz w:val="22"/>
          <w:szCs w:val="22"/>
        </w:rPr>
        <w:t xml:space="preserve"> uploaded into the CNDA, and binding potentials are calculated on the motion corrected PET. </w:t>
      </w:r>
      <w:r w:rsidRPr="00B11F10">
        <w:rPr>
          <w:rFonts w:cs="Arial"/>
          <w:color w:val="000000"/>
          <w:sz w:val="22"/>
          <w:szCs w:val="22"/>
        </w:rPr>
        <w:t>A mean cortical binding potential (MCBP) is calculated from averaging the BP of four cortical regions (prefrontal, gyrus rectus, lateral temporal, and precuneus, Morris et. al., 2010).</w:t>
      </w:r>
      <w:r w:rsidR="005932A2" w:rsidRPr="00B11F10">
        <w:rPr>
          <w:rFonts w:cs="Arial"/>
          <w:color w:val="000000"/>
          <w:sz w:val="22"/>
          <w:szCs w:val="22"/>
        </w:rPr>
        <w:t xml:space="preserve"> </w:t>
      </w:r>
    </w:p>
    <w:p w:rsidR="00991199" w:rsidRPr="00B11F10" w:rsidRDefault="00991199" w:rsidP="00991199">
      <w:pPr>
        <w:rPr>
          <w:rFonts w:cs="Arial"/>
          <w:color w:val="000000"/>
          <w:sz w:val="22"/>
          <w:szCs w:val="22"/>
        </w:rPr>
      </w:pPr>
    </w:p>
    <w:p w:rsidR="00AC7049" w:rsidRDefault="004A1273" w:rsidP="00CF4392">
      <w:pPr>
        <w:rPr>
          <w:sz w:val="22"/>
          <w:szCs w:val="20"/>
        </w:rPr>
      </w:pPr>
      <w:r w:rsidRPr="00B11F10">
        <w:rPr>
          <w:rFonts w:cs="Arial"/>
          <w:color w:val="000000"/>
          <w:sz w:val="22"/>
          <w:szCs w:val="22"/>
        </w:rPr>
        <w:t xml:space="preserve">The current </w:t>
      </w:r>
      <w:r w:rsidR="00CF4392" w:rsidRPr="00B11F10">
        <w:rPr>
          <w:rFonts w:cs="Arial"/>
          <w:color w:val="000000"/>
          <w:sz w:val="22"/>
          <w:szCs w:val="22"/>
        </w:rPr>
        <w:t xml:space="preserve">variable </w:t>
      </w:r>
      <w:r w:rsidRPr="00B11F10">
        <w:rPr>
          <w:rFonts w:cs="Arial"/>
          <w:color w:val="000000"/>
          <w:sz w:val="22"/>
          <w:szCs w:val="22"/>
        </w:rPr>
        <w:t xml:space="preserve">names of </w:t>
      </w:r>
      <w:r w:rsidR="00146F3A" w:rsidRPr="00B11F10">
        <w:rPr>
          <w:rFonts w:cs="Arial"/>
          <w:color w:val="000000"/>
          <w:sz w:val="22"/>
          <w:szCs w:val="22"/>
        </w:rPr>
        <w:t xml:space="preserve">the binding potentials in </w:t>
      </w:r>
      <w:r w:rsidRPr="00B11F10">
        <w:rPr>
          <w:rFonts w:cs="Arial"/>
          <w:color w:val="000000"/>
          <w:sz w:val="22"/>
          <w:szCs w:val="22"/>
        </w:rPr>
        <w:t>these</w:t>
      </w:r>
      <w:r w:rsidR="002444C1" w:rsidRPr="00B11F10">
        <w:rPr>
          <w:rFonts w:cs="Arial"/>
          <w:color w:val="000000"/>
          <w:sz w:val="22"/>
          <w:szCs w:val="22"/>
        </w:rPr>
        <w:t xml:space="preserve"> four </w:t>
      </w:r>
      <w:r w:rsidR="00CF4392" w:rsidRPr="00B11F10">
        <w:rPr>
          <w:rFonts w:cs="Arial"/>
          <w:color w:val="000000"/>
          <w:sz w:val="22"/>
          <w:szCs w:val="22"/>
        </w:rPr>
        <w:t xml:space="preserve">manually-determined regions are </w:t>
      </w:r>
      <w:r w:rsidR="00CF4392" w:rsidRPr="007312CD">
        <w:rPr>
          <w:b/>
          <w:sz w:val="22"/>
          <w:szCs w:val="20"/>
        </w:rPr>
        <w:t xml:space="preserve">mBP_PREFRN, mBP_GYREC, mBP_TMP, </w:t>
      </w:r>
      <w:r w:rsidR="00CF4392" w:rsidRPr="00240E18">
        <w:rPr>
          <w:sz w:val="22"/>
          <w:szCs w:val="20"/>
        </w:rPr>
        <w:t xml:space="preserve">and </w:t>
      </w:r>
      <w:r w:rsidR="00CF4392" w:rsidRPr="007312CD">
        <w:rPr>
          <w:b/>
          <w:sz w:val="22"/>
          <w:szCs w:val="20"/>
        </w:rPr>
        <w:t>mBP_PREC</w:t>
      </w:r>
      <w:r w:rsidR="00871FCB">
        <w:rPr>
          <w:b/>
          <w:sz w:val="22"/>
          <w:szCs w:val="20"/>
        </w:rPr>
        <w:t>UNEUS</w:t>
      </w:r>
      <w:r w:rsidR="00CF4392" w:rsidRPr="00B11F10">
        <w:rPr>
          <w:sz w:val="22"/>
          <w:szCs w:val="20"/>
        </w:rPr>
        <w:t>.  Their FreeSurfer-dete</w:t>
      </w:r>
      <w:r w:rsidR="006A04BA" w:rsidRPr="00B11F10">
        <w:rPr>
          <w:sz w:val="22"/>
          <w:szCs w:val="20"/>
        </w:rPr>
        <w:t>r</w:t>
      </w:r>
      <w:r w:rsidR="00CF4392" w:rsidRPr="00B11F10">
        <w:rPr>
          <w:sz w:val="22"/>
          <w:szCs w:val="20"/>
        </w:rPr>
        <w:t xml:space="preserve">mined counterparts are named </w:t>
      </w:r>
      <w:r w:rsidR="00CF4392" w:rsidRPr="007312CD">
        <w:rPr>
          <w:b/>
          <w:sz w:val="22"/>
          <w:szCs w:val="20"/>
        </w:rPr>
        <w:t>fBP_TOTFS_PREFRN</w:t>
      </w:r>
      <w:r w:rsidR="00CF4392" w:rsidRPr="007312CD">
        <w:rPr>
          <w:rFonts w:cs="Arial"/>
          <w:b/>
          <w:color w:val="000000"/>
          <w:sz w:val="22"/>
          <w:szCs w:val="22"/>
        </w:rPr>
        <w:t xml:space="preserve">, </w:t>
      </w:r>
      <w:r w:rsidR="00CF4392" w:rsidRPr="007312CD">
        <w:rPr>
          <w:b/>
          <w:sz w:val="22"/>
          <w:szCs w:val="20"/>
        </w:rPr>
        <w:t xml:space="preserve">fBP_TOTFS_GYREC, fBP_TOTFS_TMP, </w:t>
      </w:r>
      <w:r w:rsidR="00CF4392" w:rsidRPr="00240E18">
        <w:rPr>
          <w:sz w:val="22"/>
          <w:szCs w:val="20"/>
        </w:rPr>
        <w:t>and</w:t>
      </w:r>
      <w:r w:rsidR="00CF4392" w:rsidRPr="007312CD">
        <w:rPr>
          <w:rFonts w:cs="Arial"/>
          <w:b/>
          <w:color w:val="000000"/>
          <w:sz w:val="22"/>
          <w:szCs w:val="22"/>
        </w:rPr>
        <w:t xml:space="preserve"> </w:t>
      </w:r>
      <w:r w:rsidR="00CF4392" w:rsidRPr="007312CD">
        <w:rPr>
          <w:b/>
          <w:sz w:val="22"/>
          <w:szCs w:val="20"/>
        </w:rPr>
        <w:t>fBP_TOT_CTX_PRECUNEUS</w:t>
      </w:r>
      <w:r w:rsidR="00CF4392" w:rsidRPr="00B11F10">
        <w:rPr>
          <w:sz w:val="22"/>
          <w:szCs w:val="20"/>
        </w:rPr>
        <w:t xml:space="preserve">. </w:t>
      </w:r>
    </w:p>
    <w:p w:rsidR="00DC38C3" w:rsidRPr="00B11F10" w:rsidRDefault="00AC7049" w:rsidP="00015DF9">
      <w:pPr>
        <w:pStyle w:val="Heading2"/>
      </w:pPr>
      <w:r>
        <w:rPr>
          <w:sz w:val="22"/>
          <w:szCs w:val="20"/>
        </w:rPr>
        <w:br w:type="page"/>
      </w:r>
      <w:bookmarkStart w:id="78" w:name="_Toc476150704"/>
      <w:r w:rsidR="0092138F">
        <w:t>Pi</w:t>
      </w:r>
      <w:r w:rsidR="00DC38C3" w:rsidRPr="00B11F10">
        <w:t>B and FDG data normalization</w:t>
      </w:r>
      <w:bookmarkEnd w:id="78"/>
    </w:p>
    <w:p w:rsidR="00DC38C3" w:rsidRPr="00B11F10" w:rsidRDefault="00DC38C3" w:rsidP="00015DF9">
      <w:pPr>
        <w:pStyle w:val="Heading2"/>
        <w:rPr>
          <w:rFonts w:eastAsia="MS Mincho" w:cstheme="minorHAnsi"/>
          <w:bCs/>
          <w:color w:val="000000"/>
        </w:rPr>
      </w:pPr>
    </w:p>
    <w:p w:rsidR="00DC38C3" w:rsidRPr="00B11F10" w:rsidRDefault="0092138F" w:rsidP="00DC38C3">
      <w:pPr>
        <w:rPr>
          <w:rFonts w:eastAsia="Times New Roman"/>
          <w:sz w:val="22"/>
        </w:rPr>
      </w:pPr>
      <w:r>
        <w:rPr>
          <w:rFonts w:eastAsia="Times New Roman" w:cstheme="minorHAnsi"/>
          <w:sz w:val="22"/>
        </w:rPr>
        <w:t>The Pi</w:t>
      </w:r>
      <w:r w:rsidR="00DC38C3" w:rsidRPr="00B11F10">
        <w:rPr>
          <w:rFonts w:eastAsia="Times New Roman" w:cstheme="minorHAnsi"/>
          <w:sz w:val="22"/>
        </w:rPr>
        <w:t>B and FD</w:t>
      </w:r>
      <w:r w:rsidR="00CF6017">
        <w:rPr>
          <w:rFonts w:eastAsia="Times New Roman" w:cstheme="minorHAnsi"/>
          <w:sz w:val="22"/>
        </w:rPr>
        <w:t>G data have</w:t>
      </w:r>
      <w:r w:rsidR="00DC38C3" w:rsidRPr="00B11F10">
        <w:rPr>
          <w:rFonts w:eastAsia="Times New Roman"/>
          <w:sz w:val="22"/>
        </w:rPr>
        <w:t xml:space="preserve"> been normalized to the cerebe</w:t>
      </w:r>
      <w:r w:rsidR="00CF6017">
        <w:rPr>
          <w:rFonts w:eastAsia="Times New Roman"/>
          <w:sz w:val="22"/>
        </w:rPr>
        <w:t>llum. Investigators may use these</w:t>
      </w:r>
      <w:r w:rsidR="00DC38C3" w:rsidRPr="00B11F10">
        <w:rPr>
          <w:rFonts w:eastAsia="Times New Roman"/>
          <w:sz w:val="22"/>
        </w:rPr>
        <w:t xml:space="preserve"> data directly. However, it is </w:t>
      </w:r>
      <w:r w:rsidR="00DC38C3" w:rsidRPr="00B11F10">
        <w:rPr>
          <w:rFonts w:eastAsia="Times New Roman"/>
          <w:sz w:val="22"/>
          <w:u w:val="single"/>
        </w:rPr>
        <w:t>common practice</w:t>
      </w:r>
      <w:r w:rsidR="00DC38C3" w:rsidRPr="00B11F10">
        <w:rPr>
          <w:rFonts w:eastAsia="Times New Roman"/>
          <w:sz w:val="22"/>
        </w:rPr>
        <w:t xml:space="preserve"> in familial AD studies </w:t>
      </w:r>
      <w:r w:rsidR="00DC38C3" w:rsidRPr="00B11F10">
        <w:rPr>
          <w:rFonts w:eastAsia="Times New Roman"/>
          <w:i/>
          <w:sz w:val="22"/>
        </w:rPr>
        <w:t>to normalize to the brainstem instead of the cerebellum</w:t>
      </w:r>
      <w:r w:rsidR="00DC38C3" w:rsidRPr="00B11F10">
        <w:rPr>
          <w:rFonts w:eastAsia="Times New Roman"/>
          <w:sz w:val="22"/>
        </w:rPr>
        <w:t xml:space="preserve">. To do this, divide subject’s regional value by the regional value given for their respective brainstem. Individual brainstem regions should be divided by their values to change their reference SUVR to 1.0 (denoting it as the normalization reference). </w:t>
      </w:r>
    </w:p>
    <w:p w:rsidR="00DC38C3" w:rsidRPr="00B11F10" w:rsidRDefault="00DC38C3" w:rsidP="00DC38C3">
      <w:pPr>
        <w:rPr>
          <w:rFonts w:eastAsia="Times New Roman"/>
          <w:sz w:val="22"/>
        </w:rPr>
      </w:pPr>
      <w:r w:rsidRPr="00B11F10">
        <w:rPr>
          <w:rFonts w:eastAsia="Times New Roman"/>
          <w:sz w:val="22"/>
        </w:rPr>
        <w:t>It should be noted because the SUVR number is a ratio, any region can be used as a reference region. Simply divide the region values for any subject by their reference ROI SUVR value. The decision of what PET reference region to use is up to investigator preference.</w:t>
      </w:r>
    </w:p>
    <w:p w:rsidR="00DC38C3" w:rsidRPr="00B11F10" w:rsidRDefault="00DC38C3" w:rsidP="00DC38C3">
      <w:pPr>
        <w:rPr>
          <w:rFonts w:eastAsia="Times New Roman"/>
          <w:sz w:val="22"/>
        </w:rPr>
      </w:pPr>
    </w:p>
    <w:p w:rsidR="00DC38C3" w:rsidRPr="00B11F10" w:rsidRDefault="00DC38C3" w:rsidP="00DC38C3">
      <w:pPr>
        <w:rPr>
          <w:rFonts w:eastAsia="Times New Roman"/>
          <w:sz w:val="22"/>
        </w:rPr>
      </w:pPr>
      <w:r w:rsidRPr="00B11F10">
        <w:rPr>
          <w:rFonts w:eastAsia="Times New Roman"/>
          <w:sz w:val="22"/>
        </w:rPr>
        <w:t>Example:</w:t>
      </w:r>
    </w:p>
    <w:p w:rsidR="00DC38C3" w:rsidRPr="00B11F10" w:rsidRDefault="00DC38C3" w:rsidP="00DC38C3">
      <w:pPr>
        <w:rPr>
          <w:color w:val="000000"/>
          <w:sz w:val="22"/>
        </w:rPr>
      </w:pPr>
      <w:r w:rsidRPr="00B11F10">
        <w:rPr>
          <w:color w:val="000000"/>
          <w:sz w:val="22"/>
        </w:rPr>
        <w:t>Two regions with raw counts. We want to normalize to ROI</w:t>
      </w:r>
      <w:r w:rsidRPr="00B11F10">
        <w:rPr>
          <w:color w:val="000000"/>
          <w:sz w:val="22"/>
          <w:vertAlign w:val="subscript"/>
        </w:rPr>
        <w:t>1</w:t>
      </w:r>
    </w:p>
    <w:p w:rsidR="008436B0" w:rsidRDefault="00DC38C3" w:rsidP="00DC38C3">
      <w:pPr>
        <w:rPr>
          <w:color w:val="000000"/>
          <w:sz w:val="22"/>
        </w:rPr>
      </w:pPr>
      <w:r w:rsidRPr="00B11F10">
        <w:rPr>
          <w:color w:val="000000"/>
          <w:sz w:val="22"/>
        </w:rPr>
        <w:t>Consider ROI</w:t>
      </w:r>
      <w:r w:rsidRPr="00B11F10">
        <w:rPr>
          <w:color w:val="000000"/>
          <w:sz w:val="22"/>
          <w:vertAlign w:val="subscript"/>
        </w:rPr>
        <w:t>1 </w:t>
      </w:r>
      <w:r w:rsidRPr="00B11F10">
        <w:rPr>
          <w:color w:val="000000"/>
          <w:sz w:val="22"/>
        </w:rPr>
        <w:t>cerebellum and ROI</w:t>
      </w:r>
      <w:r w:rsidRPr="00B11F10">
        <w:rPr>
          <w:color w:val="000000"/>
          <w:sz w:val="22"/>
          <w:vertAlign w:val="subscript"/>
        </w:rPr>
        <w:t>2</w:t>
      </w:r>
      <w:r w:rsidRPr="00B11F10">
        <w:rPr>
          <w:color w:val="000000"/>
          <w:sz w:val="22"/>
        </w:rPr>
        <w:t xml:space="preserve"> brainstem.  </w:t>
      </w:r>
    </w:p>
    <w:p w:rsidR="00DC38C3" w:rsidRPr="00B11F10" w:rsidRDefault="00DC38C3" w:rsidP="00DC38C3">
      <w:pPr>
        <w:rPr>
          <w:color w:val="000000"/>
          <w:sz w:val="22"/>
        </w:rPr>
      </w:pPr>
    </w:p>
    <w:p w:rsidR="00DC38C3" w:rsidRPr="00B11F10" w:rsidRDefault="00DC38C3" w:rsidP="00DC38C3">
      <w:pPr>
        <w:rPr>
          <w:color w:val="000000"/>
          <w:sz w:val="22"/>
        </w:rPr>
      </w:pPr>
      <w:r w:rsidRPr="00B11F10">
        <w:rPr>
          <w:noProof/>
          <w:color w:val="000000"/>
          <w:sz w:val="22"/>
        </w:rPr>
        <w:drawing>
          <wp:anchor distT="0" distB="0" distL="114300" distR="114300" simplePos="0" relativeHeight="251660288" behindDoc="0" locked="0" layoutInCell="1" allowOverlap="1" wp14:anchorId="5E686925" wp14:editId="66968CFA">
            <wp:simplePos x="0" y="0"/>
            <wp:positionH relativeFrom="column">
              <wp:posOffset>0</wp:posOffset>
            </wp:positionH>
            <wp:positionV relativeFrom="paragraph">
              <wp:posOffset>-4445</wp:posOffset>
            </wp:positionV>
            <wp:extent cx="1152525" cy="257175"/>
            <wp:effectExtent l="0" t="0" r="9525" b="9525"/>
            <wp:wrapNone/>
            <wp:docPr id="17" name="Picture 4" descr="cid:image001.png@01CD3E72.B332F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cid:image001.png@01CD3E72.B332FEF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1152525" cy="257175"/>
                    </a:xfrm>
                    <a:prstGeom prst="rect">
                      <a:avLst/>
                    </a:prstGeom>
                    <a:noFill/>
                    <a:ln>
                      <a:noFill/>
                    </a:ln>
                  </pic:spPr>
                </pic:pic>
              </a:graphicData>
            </a:graphic>
          </wp:anchor>
        </w:drawing>
      </w:r>
      <w:r w:rsidRPr="00B11F10">
        <w:rPr>
          <w:color w:val="000000"/>
          <w:sz w:val="22"/>
        </w:rPr>
        <w:tab/>
      </w:r>
      <w:r w:rsidRPr="00B11F10">
        <w:rPr>
          <w:color w:val="000000"/>
          <w:sz w:val="22"/>
        </w:rPr>
        <w:tab/>
      </w:r>
      <w:r w:rsidRPr="00B11F10">
        <w:rPr>
          <w:color w:val="000000"/>
          <w:sz w:val="22"/>
        </w:rPr>
        <w:tab/>
      </w:r>
      <w:r w:rsidRPr="00B11F10">
        <w:rPr>
          <w:color w:val="000000"/>
          <w:sz w:val="22"/>
        </w:rPr>
        <w:tab/>
      </w:r>
      <w:r w:rsidRPr="00B11F10">
        <w:rPr>
          <w:color w:val="000000"/>
          <w:sz w:val="22"/>
        </w:rPr>
        <w:tab/>
      </w:r>
      <w:r w:rsidRPr="00B11F10">
        <w:rPr>
          <w:color w:val="000000"/>
          <w:sz w:val="22"/>
        </w:rPr>
        <w:tab/>
      </w:r>
      <w:r w:rsidRPr="00B11F10">
        <w:rPr>
          <w:color w:val="000000"/>
          <w:sz w:val="22"/>
        </w:rPr>
        <w:tab/>
        <w:t>(cbll referenced to itself)</w:t>
      </w:r>
    </w:p>
    <w:p w:rsidR="00DC38C3" w:rsidRPr="00B11F10" w:rsidRDefault="00DC38C3" w:rsidP="00DC38C3">
      <w:pPr>
        <w:rPr>
          <w:color w:val="000000"/>
          <w:sz w:val="22"/>
        </w:rPr>
      </w:pPr>
    </w:p>
    <w:p w:rsidR="00DC38C3" w:rsidRPr="00B11F10" w:rsidRDefault="00DC38C3" w:rsidP="00DC38C3">
      <w:pPr>
        <w:rPr>
          <w:color w:val="000000"/>
          <w:sz w:val="22"/>
        </w:rPr>
      </w:pPr>
      <w:r w:rsidRPr="00B11F10">
        <w:rPr>
          <w:color w:val="000000"/>
          <w:sz w:val="22"/>
        </w:rPr>
        <w:t> </w:t>
      </w:r>
    </w:p>
    <w:p w:rsidR="00DC38C3" w:rsidRPr="00B11F10" w:rsidRDefault="00DC38C3" w:rsidP="00DC38C3">
      <w:pPr>
        <w:rPr>
          <w:color w:val="000000"/>
          <w:sz w:val="22"/>
        </w:rPr>
      </w:pPr>
      <w:r w:rsidRPr="00B11F10">
        <w:rPr>
          <w:noProof/>
          <w:color w:val="000000"/>
          <w:sz w:val="22"/>
        </w:rPr>
        <w:drawing>
          <wp:anchor distT="0" distB="0" distL="114300" distR="114300" simplePos="0" relativeHeight="251659264" behindDoc="0" locked="0" layoutInCell="1" allowOverlap="1" wp14:anchorId="38AB392C" wp14:editId="1BBD2B79">
            <wp:simplePos x="0" y="0"/>
            <wp:positionH relativeFrom="column">
              <wp:posOffset>0</wp:posOffset>
            </wp:positionH>
            <wp:positionV relativeFrom="paragraph">
              <wp:posOffset>-2540</wp:posOffset>
            </wp:positionV>
            <wp:extent cx="1152525" cy="257175"/>
            <wp:effectExtent l="0" t="0" r="9525" b="9525"/>
            <wp:wrapNone/>
            <wp:docPr id="18" name="Picture 3" descr="cid:image002.png@01CD3E72.B332F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cid:image002.png@01CD3E72.B332FEF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1152525" cy="257175"/>
                    </a:xfrm>
                    <a:prstGeom prst="rect">
                      <a:avLst/>
                    </a:prstGeom>
                    <a:noFill/>
                    <a:ln>
                      <a:noFill/>
                    </a:ln>
                  </pic:spPr>
                </pic:pic>
              </a:graphicData>
            </a:graphic>
          </wp:anchor>
        </w:drawing>
      </w:r>
      <w:r w:rsidRPr="00B11F10">
        <w:rPr>
          <w:color w:val="000000"/>
          <w:sz w:val="22"/>
        </w:rPr>
        <w:tab/>
      </w:r>
      <w:r w:rsidRPr="00B11F10">
        <w:rPr>
          <w:color w:val="000000"/>
          <w:sz w:val="22"/>
        </w:rPr>
        <w:tab/>
      </w:r>
      <w:r w:rsidRPr="00B11F10">
        <w:rPr>
          <w:color w:val="000000"/>
          <w:sz w:val="22"/>
        </w:rPr>
        <w:tab/>
      </w:r>
      <w:r w:rsidRPr="00B11F10">
        <w:rPr>
          <w:color w:val="000000"/>
          <w:sz w:val="22"/>
        </w:rPr>
        <w:tab/>
      </w:r>
      <w:r w:rsidRPr="00B11F10">
        <w:rPr>
          <w:color w:val="000000"/>
          <w:sz w:val="22"/>
        </w:rPr>
        <w:tab/>
      </w:r>
      <w:r w:rsidRPr="00B11F10">
        <w:rPr>
          <w:color w:val="000000"/>
          <w:sz w:val="22"/>
        </w:rPr>
        <w:tab/>
      </w:r>
      <w:r w:rsidRPr="00B11F10">
        <w:rPr>
          <w:color w:val="000000"/>
          <w:sz w:val="22"/>
        </w:rPr>
        <w:tab/>
        <w:t>(brainstem normalized to cbll)</w:t>
      </w:r>
    </w:p>
    <w:p w:rsidR="00DC38C3" w:rsidRPr="00B11F10" w:rsidRDefault="00DC38C3" w:rsidP="00DC38C3">
      <w:pPr>
        <w:rPr>
          <w:color w:val="000000"/>
          <w:sz w:val="22"/>
        </w:rPr>
      </w:pPr>
      <w:r w:rsidRPr="00B11F10">
        <w:rPr>
          <w:color w:val="000000"/>
          <w:sz w:val="22"/>
        </w:rPr>
        <w:t> </w:t>
      </w:r>
    </w:p>
    <w:p w:rsidR="00DC38C3" w:rsidRPr="00B11F10" w:rsidRDefault="00DC38C3" w:rsidP="00DC38C3">
      <w:pPr>
        <w:rPr>
          <w:color w:val="000000"/>
          <w:sz w:val="22"/>
        </w:rPr>
      </w:pPr>
      <w:r w:rsidRPr="00B11F10">
        <w:rPr>
          <w:noProof/>
          <w:color w:val="000000"/>
          <w:sz w:val="22"/>
        </w:rPr>
        <w:drawing>
          <wp:anchor distT="0" distB="0" distL="114300" distR="114300" simplePos="0" relativeHeight="251657216" behindDoc="0" locked="0" layoutInCell="1" allowOverlap="1" wp14:anchorId="4339764E" wp14:editId="0E7C74C4">
            <wp:simplePos x="0" y="0"/>
            <wp:positionH relativeFrom="column">
              <wp:posOffset>2486025</wp:posOffset>
            </wp:positionH>
            <wp:positionV relativeFrom="paragraph">
              <wp:posOffset>139700</wp:posOffset>
            </wp:positionV>
            <wp:extent cx="227330" cy="255905"/>
            <wp:effectExtent l="0" t="0" r="1270" b="0"/>
            <wp:wrapNone/>
            <wp:docPr id="22" name="Picture 1" descr="cid:image004.png@01CD3E72.B332F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cid:image004.png@01CD3E72.B332FEF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27330" cy="255905"/>
                    </a:xfrm>
                    <a:prstGeom prst="rect">
                      <a:avLst/>
                    </a:prstGeom>
                    <a:noFill/>
                    <a:ln>
                      <a:noFill/>
                    </a:ln>
                  </pic:spPr>
                </pic:pic>
              </a:graphicData>
            </a:graphic>
          </wp:anchor>
        </w:drawing>
      </w:r>
      <w:r w:rsidRPr="00B11F10">
        <w:rPr>
          <w:noProof/>
          <w:color w:val="000000"/>
          <w:sz w:val="22"/>
        </w:rPr>
        <w:drawing>
          <wp:anchor distT="0" distB="0" distL="114300" distR="114300" simplePos="0" relativeHeight="251658240" behindDoc="0" locked="0" layoutInCell="1" allowOverlap="1" wp14:anchorId="5798424B" wp14:editId="07340ED7">
            <wp:simplePos x="0" y="0"/>
            <wp:positionH relativeFrom="column">
              <wp:posOffset>0</wp:posOffset>
            </wp:positionH>
            <wp:positionV relativeFrom="paragraph">
              <wp:posOffset>-1270</wp:posOffset>
            </wp:positionV>
            <wp:extent cx="2409825" cy="638175"/>
            <wp:effectExtent l="0" t="0" r="9525" b="0"/>
            <wp:wrapNone/>
            <wp:docPr id="23" name="Picture 2" descr="cid:image003.png@01CD3E72.B332F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cid:image003.png@01CD3E72.B332FEF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anchor>
        </w:drawing>
      </w:r>
      <w:r w:rsidRPr="00B11F10">
        <w:rPr>
          <w:color w:val="000000"/>
          <w:sz w:val="22"/>
        </w:rPr>
        <w:tab/>
      </w:r>
      <w:r w:rsidRPr="00B11F10">
        <w:rPr>
          <w:color w:val="000000"/>
          <w:sz w:val="22"/>
        </w:rPr>
        <w:tab/>
      </w:r>
      <w:r w:rsidRPr="00B11F10">
        <w:rPr>
          <w:color w:val="000000"/>
          <w:sz w:val="22"/>
        </w:rPr>
        <w:tab/>
      </w:r>
      <w:r w:rsidRPr="00B11F10">
        <w:rPr>
          <w:color w:val="000000"/>
          <w:sz w:val="22"/>
        </w:rPr>
        <w:tab/>
      </w:r>
      <w:r w:rsidRPr="00B11F10">
        <w:rPr>
          <w:color w:val="000000"/>
          <w:sz w:val="22"/>
        </w:rPr>
        <w:tab/>
      </w:r>
      <w:r w:rsidRPr="00B11F10">
        <w:rPr>
          <w:color w:val="000000"/>
          <w:sz w:val="22"/>
        </w:rPr>
        <w:tab/>
      </w:r>
      <w:r w:rsidRPr="00B11F10">
        <w:rPr>
          <w:color w:val="000000"/>
          <w:sz w:val="22"/>
        </w:rPr>
        <w:tab/>
      </w:r>
    </w:p>
    <w:p w:rsidR="00DC38C3" w:rsidRPr="00B11F10" w:rsidRDefault="00DC38C3" w:rsidP="00DC38C3">
      <w:pPr>
        <w:ind w:left="5040"/>
        <w:rPr>
          <w:color w:val="000000"/>
          <w:sz w:val="22"/>
        </w:rPr>
      </w:pPr>
      <w:r w:rsidRPr="00B11F10">
        <w:rPr>
          <w:color w:val="000000"/>
          <w:sz w:val="22"/>
        </w:rPr>
        <w:t>(cbll normalized to brainstem)</w:t>
      </w:r>
      <w:r w:rsidRPr="00B11F10">
        <w:rPr>
          <w:noProof/>
          <w:color w:val="000000"/>
          <w:sz w:val="22"/>
        </w:rPr>
        <w:t xml:space="preserve"> </w:t>
      </w:r>
    </w:p>
    <w:p w:rsidR="00DC38C3" w:rsidRPr="00B11F10" w:rsidRDefault="00DC38C3" w:rsidP="00DC38C3">
      <w:pPr>
        <w:rPr>
          <w:color w:val="000000"/>
          <w:sz w:val="22"/>
        </w:rPr>
      </w:pPr>
      <w:r w:rsidRPr="00B11F10">
        <w:rPr>
          <w:color w:val="000000"/>
          <w:sz w:val="22"/>
        </w:rPr>
        <w:t> </w:t>
      </w:r>
    </w:p>
    <w:p w:rsidR="00DC38C3" w:rsidRPr="00B11F10" w:rsidRDefault="00DC38C3" w:rsidP="00DC38C3">
      <w:pPr>
        <w:rPr>
          <w:color w:val="000000"/>
          <w:sz w:val="22"/>
        </w:rPr>
      </w:pPr>
    </w:p>
    <w:p w:rsidR="00A60D28" w:rsidRDefault="00A60D28" w:rsidP="00DC38C3">
      <w:pPr>
        <w:rPr>
          <w:color w:val="000000"/>
          <w:sz w:val="22"/>
        </w:rPr>
      </w:pPr>
    </w:p>
    <w:p w:rsidR="00DC38C3" w:rsidRPr="00B11F10" w:rsidRDefault="00DC38C3" w:rsidP="00DC38C3">
      <w:pPr>
        <w:rPr>
          <w:color w:val="000000"/>
          <w:sz w:val="22"/>
        </w:rPr>
      </w:pPr>
      <w:r w:rsidRPr="00B11F10">
        <w:rPr>
          <w:color w:val="000000"/>
          <w:sz w:val="22"/>
        </w:rPr>
        <w:t>It’s a simple ratio. Even after normalizing to the cerebellum applying normalization with ROI</w:t>
      </w:r>
      <w:r w:rsidRPr="00B11F10">
        <w:rPr>
          <w:color w:val="000000"/>
          <w:sz w:val="22"/>
          <w:vertAlign w:val="subscript"/>
        </w:rPr>
        <w:t>2</w:t>
      </w:r>
      <w:r w:rsidRPr="00B11F10">
        <w:rPr>
          <w:color w:val="000000"/>
          <w:sz w:val="22"/>
        </w:rPr>
        <w:t xml:space="preserve"> (aka brainstem) yields the same result as if you had originally used ROI</w:t>
      </w:r>
      <w:r w:rsidRPr="00B11F10">
        <w:rPr>
          <w:color w:val="000000"/>
          <w:sz w:val="22"/>
          <w:vertAlign w:val="subscript"/>
        </w:rPr>
        <w:t>2</w:t>
      </w:r>
      <w:r w:rsidRPr="00B11F10">
        <w:rPr>
          <w:color w:val="000000"/>
          <w:sz w:val="22"/>
        </w:rPr>
        <w:t>.</w:t>
      </w:r>
    </w:p>
    <w:p w:rsidR="00264EFB" w:rsidRPr="00B11F10" w:rsidRDefault="00264EFB" w:rsidP="00264EFB">
      <w:pPr>
        <w:rPr>
          <w:rFonts w:cs="Times New Roman"/>
          <w:sz w:val="22"/>
        </w:rPr>
      </w:pPr>
    </w:p>
    <w:p w:rsidR="00264EFB" w:rsidRPr="00B11F10" w:rsidRDefault="00264EFB" w:rsidP="00AC7049">
      <w:pPr>
        <w:pStyle w:val="Heading1"/>
      </w:pPr>
      <w:bookmarkStart w:id="79" w:name="_Toc476150705"/>
      <w:r w:rsidRPr="00B11F10">
        <w:t xml:space="preserve">Mean Cortical </w:t>
      </w:r>
      <w:r w:rsidR="0092138F">
        <w:t>PiB</w:t>
      </w:r>
      <w:r w:rsidRPr="00B11F10">
        <w:t xml:space="preserve"> SUVR</w:t>
      </w:r>
      <w:bookmarkEnd w:id="79"/>
    </w:p>
    <w:p w:rsidR="00264EFB" w:rsidRPr="00B11F10" w:rsidRDefault="00264EFB" w:rsidP="00264EFB">
      <w:pPr>
        <w:rPr>
          <w:b/>
          <w:color w:val="000000"/>
          <w:sz w:val="22"/>
          <w:u w:val="single"/>
        </w:rPr>
      </w:pPr>
    </w:p>
    <w:p w:rsidR="00264EFB" w:rsidRDefault="00264EFB" w:rsidP="00264EFB">
      <w:pPr>
        <w:rPr>
          <w:rFonts w:eastAsia="Times New Roman" w:cstheme="minorHAnsi"/>
          <w:sz w:val="22"/>
        </w:rPr>
      </w:pPr>
      <w:r w:rsidRPr="00B11F10">
        <w:rPr>
          <w:rFonts w:cstheme="minorHAnsi"/>
          <w:sz w:val="22"/>
        </w:rPr>
        <w:t xml:space="preserve">The following variables may be </w:t>
      </w:r>
      <w:r w:rsidRPr="00B11F10">
        <w:rPr>
          <w:rFonts w:eastAsia="Times New Roman" w:cstheme="minorHAnsi"/>
          <w:sz w:val="22"/>
        </w:rPr>
        <w:t xml:space="preserve">averaged to calculate the </w:t>
      </w:r>
      <w:r w:rsidR="00B378F9">
        <w:rPr>
          <w:rFonts w:eastAsia="Times New Roman" w:cstheme="minorHAnsi"/>
          <w:sz w:val="22"/>
        </w:rPr>
        <w:t xml:space="preserve">partial volume corrected (rsf) </w:t>
      </w:r>
      <w:r w:rsidRPr="00B11F10">
        <w:rPr>
          <w:rFonts w:eastAsia="Times New Roman" w:cstheme="minorHAnsi"/>
          <w:sz w:val="22"/>
        </w:rPr>
        <w:t xml:space="preserve">mean cortical </w:t>
      </w:r>
      <w:r w:rsidR="0092138F">
        <w:rPr>
          <w:rFonts w:eastAsia="Times New Roman" w:cstheme="minorHAnsi"/>
          <w:sz w:val="22"/>
        </w:rPr>
        <w:t>PiB</w:t>
      </w:r>
      <w:r w:rsidRPr="00B11F10">
        <w:rPr>
          <w:rFonts w:eastAsia="Times New Roman" w:cstheme="minorHAnsi"/>
          <w:sz w:val="22"/>
        </w:rPr>
        <w:t xml:space="preserve"> SUVR</w:t>
      </w:r>
      <w:r w:rsidR="00B378F9">
        <w:rPr>
          <w:rFonts w:eastAsia="Times New Roman" w:cstheme="minorHAnsi"/>
          <w:sz w:val="22"/>
        </w:rPr>
        <w:t xml:space="preserve"> (fSUVR_rsf_TOT_CORTMEAN)</w:t>
      </w:r>
      <w:r w:rsidRPr="00B11F10">
        <w:rPr>
          <w:rFonts w:eastAsia="Times New Roman" w:cstheme="minorHAnsi"/>
          <w:sz w:val="22"/>
        </w:rPr>
        <w:t>:</w:t>
      </w:r>
    </w:p>
    <w:p w:rsidR="00B378F9" w:rsidRPr="00B11F10" w:rsidRDefault="00B378F9" w:rsidP="00264EFB">
      <w:pPr>
        <w:rPr>
          <w:rFonts w:eastAsia="Times New Roman" w:cstheme="minorHAnsi"/>
          <w:sz w:val="22"/>
        </w:rPr>
      </w:pPr>
    </w:p>
    <w:p w:rsidR="00264EFB" w:rsidRPr="00B11F10" w:rsidRDefault="0092138F" w:rsidP="00264EFB">
      <w:pPr>
        <w:ind w:left="720"/>
        <w:rPr>
          <w:rFonts w:eastAsia="Times New Roman" w:cstheme="minorHAnsi"/>
          <w:sz w:val="22"/>
        </w:rPr>
      </w:pPr>
      <w:r>
        <w:rPr>
          <w:rFonts w:eastAsia="Times New Roman" w:cstheme="minorHAnsi"/>
          <w:sz w:val="22"/>
        </w:rPr>
        <w:t>PIB</w:t>
      </w:r>
      <w:r w:rsidR="00264EFB" w:rsidRPr="00B11F10">
        <w:rPr>
          <w:rFonts w:eastAsia="Times New Roman" w:cstheme="minorHAnsi"/>
          <w:sz w:val="22"/>
        </w:rPr>
        <w:t>_fSUVR_rsf_TOTFS_PREFR</w:t>
      </w:r>
      <w:r w:rsidR="00871FCB">
        <w:rPr>
          <w:rFonts w:eastAsia="Times New Roman" w:cstheme="minorHAnsi"/>
          <w:sz w:val="22"/>
        </w:rPr>
        <w:t>N</w:t>
      </w:r>
    </w:p>
    <w:p w:rsidR="00264EFB" w:rsidRPr="00B11F10" w:rsidRDefault="00264EFB" w:rsidP="00264EFB">
      <w:pPr>
        <w:ind w:left="720"/>
        <w:rPr>
          <w:rFonts w:eastAsia="Times New Roman" w:cstheme="minorHAnsi"/>
          <w:sz w:val="22"/>
        </w:rPr>
      </w:pPr>
      <w:r w:rsidRPr="00B11F10">
        <w:rPr>
          <w:rFonts w:eastAsia="Times New Roman" w:cstheme="minorHAnsi"/>
          <w:sz w:val="22"/>
        </w:rPr>
        <w:t>PIB_fSUVR_rsf_TOTFS_T</w:t>
      </w:r>
      <w:r w:rsidR="00871FCB">
        <w:rPr>
          <w:rFonts w:eastAsia="Times New Roman" w:cstheme="minorHAnsi"/>
          <w:sz w:val="22"/>
        </w:rPr>
        <w:t>MP</w:t>
      </w:r>
    </w:p>
    <w:p w:rsidR="00264EFB" w:rsidRPr="00B11F10" w:rsidRDefault="00264EFB" w:rsidP="00264EFB">
      <w:pPr>
        <w:ind w:left="720"/>
        <w:rPr>
          <w:rFonts w:eastAsia="Times New Roman" w:cstheme="minorHAnsi"/>
          <w:sz w:val="22"/>
        </w:rPr>
      </w:pPr>
      <w:r w:rsidRPr="00B11F10">
        <w:rPr>
          <w:rFonts w:eastAsia="Times New Roman" w:cstheme="minorHAnsi"/>
          <w:sz w:val="22"/>
        </w:rPr>
        <w:t>PIB_fSUVR_rsf_TOTFS_GYREC</w:t>
      </w:r>
    </w:p>
    <w:p w:rsidR="00264EFB" w:rsidRPr="00B11F10" w:rsidRDefault="00264EFB" w:rsidP="00264EFB">
      <w:pPr>
        <w:ind w:left="720"/>
        <w:rPr>
          <w:rFonts w:eastAsia="Times New Roman" w:cstheme="minorHAnsi"/>
          <w:sz w:val="22"/>
        </w:rPr>
      </w:pPr>
      <w:r w:rsidRPr="00B11F10">
        <w:rPr>
          <w:rFonts w:eastAsia="Times New Roman" w:cstheme="minorHAnsi"/>
          <w:sz w:val="22"/>
        </w:rPr>
        <w:t>PIB_fSUVR_rsf_TOT_CTX_PRECUNEUS</w:t>
      </w:r>
    </w:p>
    <w:p w:rsidR="00264EFB" w:rsidRPr="00B11F10" w:rsidRDefault="00264EFB" w:rsidP="00264EFB">
      <w:pPr>
        <w:ind w:left="720"/>
        <w:rPr>
          <w:rFonts w:eastAsia="Times New Roman" w:cstheme="minorHAnsi"/>
          <w:b/>
          <w:sz w:val="22"/>
        </w:rPr>
      </w:pPr>
    </w:p>
    <w:p w:rsidR="00264EFB" w:rsidRPr="00B11F10" w:rsidRDefault="00264EFB" w:rsidP="00264EFB">
      <w:pPr>
        <w:rPr>
          <w:b/>
          <w:i/>
          <w:sz w:val="22"/>
        </w:rPr>
      </w:pPr>
      <w:r w:rsidRPr="00B11F10">
        <w:rPr>
          <w:b/>
          <w:i/>
          <w:color w:val="000000"/>
          <w:sz w:val="22"/>
        </w:rPr>
        <w:t>Binding Potentials (BP) should never be normalized</w:t>
      </w:r>
    </w:p>
    <w:p w:rsidR="00264EFB" w:rsidRPr="00B11F10" w:rsidRDefault="00264EFB" w:rsidP="00991199">
      <w:pPr>
        <w:rPr>
          <w:rFonts w:cs="Arial"/>
          <w:color w:val="000000"/>
          <w:sz w:val="22"/>
          <w:szCs w:val="22"/>
        </w:rPr>
      </w:pPr>
    </w:p>
    <w:p w:rsidR="00264EFB" w:rsidRDefault="00264EFB" w:rsidP="00264EFB">
      <w:pPr>
        <w:rPr>
          <w:color w:val="000000"/>
          <w:sz w:val="22"/>
        </w:rPr>
      </w:pPr>
      <w:r w:rsidRPr="00B11F10">
        <w:rPr>
          <w:color w:val="000000"/>
          <w:sz w:val="22"/>
        </w:rPr>
        <w:t xml:space="preserve">To calculate mean </w:t>
      </w:r>
      <w:r w:rsidR="00A60D28">
        <w:rPr>
          <w:color w:val="000000"/>
          <w:sz w:val="22"/>
        </w:rPr>
        <w:t xml:space="preserve">cortical </w:t>
      </w:r>
      <w:r w:rsidRPr="00B11F10">
        <w:rPr>
          <w:color w:val="000000"/>
          <w:sz w:val="22"/>
        </w:rPr>
        <w:t>binding potentials</w:t>
      </w:r>
      <w:r w:rsidR="00A60D28">
        <w:rPr>
          <w:color w:val="000000"/>
          <w:sz w:val="22"/>
        </w:rPr>
        <w:t xml:space="preserve"> (</w:t>
      </w:r>
      <w:r w:rsidR="00B378F9">
        <w:rPr>
          <w:color w:val="000000"/>
          <w:sz w:val="22"/>
        </w:rPr>
        <w:t>fBP_</w:t>
      </w:r>
      <w:r w:rsidR="00A60D28">
        <w:rPr>
          <w:color w:val="000000"/>
          <w:sz w:val="22"/>
        </w:rPr>
        <w:t>TOT_CORTMEAN)</w:t>
      </w:r>
      <w:r w:rsidRPr="00B11F10">
        <w:rPr>
          <w:color w:val="000000"/>
          <w:sz w:val="22"/>
        </w:rPr>
        <w:t>, average the following four variables:</w:t>
      </w:r>
    </w:p>
    <w:p w:rsidR="00B378F9" w:rsidRPr="00B11F10" w:rsidRDefault="00B378F9" w:rsidP="00264EFB">
      <w:pPr>
        <w:rPr>
          <w:color w:val="000000"/>
          <w:sz w:val="22"/>
        </w:rPr>
      </w:pPr>
    </w:p>
    <w:p w:rsidR="00264EFB" w:rsidRPr="00B11F10" w:rsidRDefault="00264EFB" w:rsidP="00264EFB">
      <w:pPr>
        <w:rPr>
          <w:rFonts w:cs="Arial"/>
          <w:color w:val="000000"/>
          <w:sz w:val="22"/>
          <w:szCs w:val="22"/>
        </w:rPr>
      </w:pPr>
      <w:r w:rsidRPr="00B11F10">
        <w:rPr>
          <w:color w:val="000000"/>
          <w:sz w:val="22"/>
        </w:rPr>
        <w:tab/>
      </w:r>
      <w:r w:rsidRPr="00B11F10">
        <w:rPr>
          <w:sz w:val="22"/>
          <w:szCs w:val="20"/>
        </w:rPr>
        <w:t>fBP_TOTFS_PREFRN</w:t>
      </w:r>
    </w:p>
    <w:p w:rsidR="00264EFB" w:rsidRPr="00B11F10" w:rsidRDefault="00264EFB" w:rsidP="00264EFB">
      <w:pPr>
        <w:ind w:firstLine="720"/>
        <w:rPr>
          <w:sz w:val="22"/>
          <w:szCs w:val="20"/>
        </w:rPr>
      </w:pPr>
      <w:r w:rsidRPr="00B11F10">
        <w:rPr>
          <w:sz w:val="22"/>
          <w:szCs w:val="20"/>
        </w:rPr>
        <w:t>fBP_TOTFS_GYREC</w:t>
      </w:r>
    </w:p>
    <w:p w:rsidR="00264EFB" w:rsidRPr="00B11F10" w:rsidRDefault="00264EFB" w:rsidP="00264EFB">
      <w:pPr>
        <w:ind w:left="720"/>
        <w:rPr>
          <w:sz w:val="22"/>
          <w:szCs w:val="20"/>
        </w:rPr>
      </w:pPr>
      <w:r w:rsidRPr="00B11F10">
        <w:rPr>
          <w:sz w:val="22"/>
          <w:szCs w:val="20"/>
        </w:rPr>
        <w:t>fBP_TOTFS_TMP</w:t>
      </w:r>
    </w:p>
    <w:p w:rsidR="00264EFB" w:rsidRPr="00B11F10" w:rsidRDefault="00264EFB" w:rsidP="00264EFB">
      <w:pPr>
        <w:ind w:left="720"/>
        <w:rPr>
          <w:color w:val="000000"/>
          <w:sz w:val="22"/>
        </w:rPr>
      </w:pPr>
      <w:r w:rsidRPr="00B11F10">
        <w:rPr>
          <w:sz w:val="22"/>
          <w:szCs w:val="20"/>
        </w:rPr>
        <w:t>fBP_TOT_CTX_PRECUNEUS</w:t>
      </w:r>
    </w:p>
    <w:p w:rsidR="003022C8" w:rsidRDefault="00AC7049" w:rsidP="00FC7B03">
      <w:pPr>
        <w:rPr>
          <w:b/>
          <w:sz w:val="22"/>
          <w:u w:val="single"/>
        </w:rPr>
      </w:pPr>
      <w:bookmarkStart w:id="80" w:name="_Toc218841389"/>
      <w:bookmarkStart w:id="81" w:name="_Toc219440443"/>
      <w:r>
        <w:rPr>
          <w:b/>
          <w:sz w:val="22"/>
          <w:u w:val="single"/>
        </w:rPr>
        <w:br w:type="page"/>
      </w:r>
    </w:p>
    <w:p w:rsidR="00662D35" w:rsidRPr="003B0F50" w:rsidRDefault="000C73C8" w:rsidP="00AC7049">
      <w:pPr>
        <w:pStyle w:val="Heading1"/>
        <w:rPr>
          <w:rFonts w:ascii="Arial" w:hAnsi="Arial"/>
        </w:rPr>
      </w:pPr>
      <w:bookmarkStart w:id="82" w:name="_Toc476150706"/>
      <w:r w:rsidRPr="00B11F10">
        <w:t>PET Variable</w:t>
      </w:r>
      <w:bookmarkEnd w:id="80"/>
      <w:bookmarkEnd w:id="81"/>
      <w:r w:rsidR="006E25FB">
        <w:t xml:space="preserve"> Nomenclature</w:t>
      </w:r>
      <w:bookmarkEnd w:id="82"/>
    </w:p>
    <w:p w:rsidR="008B1B70" w:rsidRDefault="008B1B70" w:rsidP="008B1B70">
      <w:pPr>
        <w:rPr>
          <w:rFonts w:cs="Arial"/>
          <w:color w:val="141413"/>
          <w:sz w:val="22"/>
          <w:szCs w:val="22"/>
        </w:rPr>
      </w:pPr>
    </w:p>
    <w:p w:rsidR="008B1B70" w:rsidRPr="00B11F10" w:rsidRDefault="008B1B70" w:rsidP="008B1B70">
      <w:pPr>
        <w:rPr>
          <w:rFonts w:cs="Arial"/>
          <w:color w:val="141413"/>
          <w:sz w:val="22"/>
          <w:szCs w:val="22"/>
        </w:rPr>
      </w:pPr>
      <w:r w:rsidRPr="00B11F10">
        <w:rPr>
          <w:rFonts w:cs="Arial"/>
          <w:color w:val="141413"/>
          <w:sz w:val="22"/>
          <w:szCs w:val="22"/>
        </w:rPr>
        <w:t>Our data naming convention provides a standard for listing the region and the processing method. Left and right brain structures use L and R. When left and right are averaged together the suffix includes the designation TOT. Six prefixes are used:</w:t>
      </w:r>
    </w:p>
    <w:p w:rsidR="00ED08AB" w:rsidRPr="003B0F50" w:rsidRDefault="00ED08AB" w:rsidP="007D3AD4">
      <w:pPr>
        <w:pStyle w:val="TOC4"/>
        <w:rPr>
          <w:rFonts w:ascii="Arial" w:hAnsi="Arial"/>
        </w:rPr>
      </w:pPr>
    </w:p>
    <w:tbl>
      <w:tblPr>
        <w:tblW w:w="11263" w:type="dxa"/>
        <w:tblInd w:w="95" w:type="dxa"/>
        <w:tblLook w:val="0000" w:firstRow="0" w:lastRow="0" w:firstColumn="0" w:lastColumn="0" w:noHBand="0" w:noVBand="0"/>
      </w:tblPr>
      <w:tblGrid>
        <w:gridCol w:w="1273"/>
        <w:gridCol w:w="6660"/>
        <w:gridCol w:w="3330"/>
      </w:tblGrid>
      <w:tr w:rsidR="00ED08AB" w:rsidRPr="00702EAD">
        <w:trPr>
          <w:trHeight w:val="144"/>
        </w:trPr>
        <w:tc>
          <w:tcPr>
            <w:tcW w:w="1273" w:type="dxa"/>
            <w:tcBorders>
              <w:top w:val="single" w:sz="8" w:space="0" w:color="auto"/>
              <w:left w:val="single" w:sz="8" w:space="0" w:color="auto"/>
              <w:bottom w:val="single" w:sz="8" w:space="0" w:color="auto"/>
              <w:right w:val="single" w:sz="4" w:space="0" w:color="auto"/>
            </w:tcBorders>
            <w:shd w:val="clear" w:color="auto" w:fill="auto"/>
            <w:noWrap/>
            <w:vAlign w:val="bottom"/>
          </w:tcPr>
          <w:p w:rsidR="00ED08AB" w:rsidRPr="00702EAD" w:rsidRDefault="00ED08AB" w:rsidP="00ED08AB">
            <w:pPr>
              <w:jc w:val="center"/>
              <w:rPr>
                <w:rFonts w:ascii="Arial" w:hAnsi="Arial"/>
                <w:b/>
                <w:bCs/>
                <w:sz w:val="20"/>
              </w:rPr>
            </w:pPr>
            <w:r w:rsidRPr="00702EAD">
              <w:rPr>
                <w:rFonts w:ascii="Arial" w:hAnsi="Arial"/>
                <w:b/>
                <w:bCs/>
                <w:sz w:val="20"/>
              </w:rPr>
              <w:t>Data Type</w:t>
            </w:r>
          </w:p>
        </w:tc>
        <w:tc>
          <w:tcPr>
            <w:tcW w:w="6660" w:type="dxa"/>
            <w:tcBorders>
              <w:top w:val="single" w:sz="8" w:space="0" w:color="auto"/>
              <w:left w:val="single" w:sz="4" w:space="0" w:color="auto"/>
              <w:bottom w:val="single" w:sz="8" w:space="0" w:color="auto"/>
              <w:right w:val="single" w:sz="4" w:space="0" w:color="auto"/>
            </w:tcBorders>
            <w:shd w:val="clear" w:color="auto" w:fill="auto"/>
            <w:noWrap/>
            <w:vAlign w:val="bottom"/>
          </w:tcPr>
          <w:p w:rsidR="00ED08AB" w:rsidRPr="00702EAD" w:rsidRDefault="00ED08AB" w:rsidP="00ED08AB">
            <w:pPr>
              <w:jc w:val="center"/>
              <w:rPr>
                <w:rFonts w:ascii="Arial" w:hAnsi="Arial"/>
                <w:b/>
                <w:bCs/>
                <w:sz w:val="20"/>
              </w:rPr>
            </w:pPr>
            <w:r w:rsidRPr="00702EAD">
              <w:rPr>
                <w:rFonts w:ascii="Arial" w:hAnsi="Arial"/>
                <w:b/>
                <w:bCs/>
                <w:sz w:val="20"/>
              </w:rPr>
              <w:t>Definition</w:t>
            </w:r>
          </w:p>
        </w:tc>
        <w:tc>
          <w:tcPr>
            <w:tcW w:w="3330" w:type="dxa"/>
            <w:tcBorders>
              <w:top w:val="single" w:sz="8" w:space="0" w:color="auto"/>
              <w:left w:val="single" w:sz="4" w:space="0" w:color="auto"/>
              <w:bottom w:val="single" w:sz="8" w:space="0" w:color="auto"/>
              <w:right w:val="single" w:sz="4" w:space="0" w:color="auto"/>
            </w:tcBorders>
            <w:shd w:val="clear" w:color="auto" w:fill="auto"/>
            <w:noWrap/>
            <w:vAlign w:val="bottom"/>
          </w:tcPr>
          <w:p w:rsidR="00ED08AB" w:rsidRPr="00702EAD" w:rsidRDefault="00ED08AB" w:rsidP="00ED08AB">
            <w:pPr>
              <w:jc w:val="center"/>
              <w:rPr>
                <w:rFonts w:ascii="Arial" w:hAnsi="Arial"/>
                <w:b/>
                <w:bCs/>
                <w:sz w:val="20"/>
                <w:szCs w:val="20"/>
              </w:rPr>
            </w:pPr>
            <w:r w:rsidRPr="00702EAD">
              <w:rPr>
                <w:rFonts w:ascii="Arial" w:hAnsi="Arial"/>
                <w:b/>
                <w:bCs/>
                <w:sz w:val="20"/>
                <w:szCs w:val="20"/>
              </w:rPr>
              <w:t>Example Name</w:t>
            </w:r>
          </w:p>
        </w:tc>
      </w:tr>
      <w:tr w:rsidR="00ED08AB" w:rsidRPr="00702EAD">
        <w:trPr>
          <w:trHeight w:val="144"/>
        </w:trPr>
        <w:tc>
          <w:tcPr>
            <w:tcW w:w="1273" w:type="dxa"/>
            <w:tcBorders>
              <w:top w:val="nil"/>
              <w:left w:val="single" w:sz="8"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color w:val="000000"/>
                <w:sz w:val="20"/>
                <w:szCs w:val="22"/>
              </w:rPr>
            </w:pPr>
            <w:r w:rsidRPr="00702EAD">
              <w:rPr>
                <w:rFonts w:ascii="Arial" w:hAnsi="Arial"/>
                <w:color w:val="000000"/>
                <w:sz w:val="20"/>
                <w:szCs w:val="22"/>
              </w:rPr>
              <w:t>mBP_</w:t>
            </w:r>
          </w:p>
        </w:tc>
        <w:tc>
          <w:tcPr>
            <w:tcW w:w="6660" w:type="dxa"/>
            <w:tcBorders>
              <w:top w:val="nil"/>
              <w:left w:val="single" w:sz="4"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i/>
                <w:iCs/>
                <w:color w:val="000000"/>
                <w:sz w:val="20"/>
                <w:szCs w:val="22"/>
              </w:rPr>
            </w:pPr>
            <w:r w:rsidRPr="00702EAD">
              <w:rPr>
                <w:rFonts w:ascii="Arial" w:hAnsi="Arial"/>
                <w:i/>
                <w:iCs/>
                <w:color w:val="000000"/>
                <w:sz w:val="20"/>
                <w:szCs w:val="22"/>
              </w:rPr>
              <w:t>manually calculated Binding Potential</w:t>
            </w:r>
          </w:p>
        </w:tc>
        <w:tc>
          <w:tcPr>
            <w:tcW w:w="3330" w:type="dxa"/>
            <w:tcBorders>
              <w:top w:val="nil"/>
              <w:left w:val="single" w:sz="4" w:space="0" w:color="auto"/>
              <w:bottom w:val="single" w:sz="4" w:space="0" w:color="auto"/>
              <w:right w:val="single" w:sz="4" w:space="0" w:color="auto"/>
            </w:tcBorders>
            <w:shd w:val="clear" w:color="auto" w:fill="auto"/>
            <w:noWrap/>
            <w:vAlign w:val="bottom"/>
          </w:tcPr>
          <w:p w:rsidR="00ED08AB" w:rsidRPr="00702EAD" w:rsidRDefault="00ED08AB" w:rsidP="000C380A">
            <w:pPr>
              <w:rPr>
                <w:rFonts w:ascii="Arial" w:hAnsi="Arial"/>
                <w:sz w:val="20"/>
                <w:szCs w:val="20"/>
              </w:rPr>
            </w:pPr>
            <w:r w:rsidRPr="00702EAD">
              <w:rPr>
                <w:rFonts w:ascii="Arial" w:hAnsi="Arial"/>
                <w:sz w:val="20"/>
                <w:szCs w:val="20"/>
              </w:rPr>
              <w:t>mBP_TOT_</w:t>
            </w:r>
            <w:r w:rsidR="000C380A">
              <w:rPr>
                <w:rFonts w:ascii="Arial" w:hAnsi="Arial"/>
                <w:sz w:val="20"/>
                <w:szCs w:val="20"/>
              </w:rPr>
              <w:t>PRECUNEUS</w:t>
            </w:r>
          </w:p>
        </w:tc>
      </w:tr>
      <w:tr w:rsidR="00ED08AB" w:rsidRPr="00702EAD">
        <w:trPr>
          <w:trHeight w:val="144"/>
        </w:trPr>
        <w:tc>
          <w:tcPr>
            <w:tcW w:w="1273" w:type="dxa"/>
            <w:tcBorders>
              <w:top w:val="single" w:sz="4" w:space="0" w:color="auto"/>
              <w:left w:val="single" w:sz="8"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color w:val="000000"/>
                <w:sz w:val="20"/>
                <w:szCs w:val="22"/>
              </w:rPr>
            </w:pPr>
            <w:r w:rsidRPr="00702EAD">
              <w:rPr>
                <w:rFonts w:ascii="Arial" w:hAnsi="Arial"/>
                <w:color w:val="000000"/>
                <w:sz w:val="20"/>
                <w:szCs w:val="22"/>
              </w:rPr>
              <w:t>fBP_</w:t>
            </w:r>
          </w:p>
        </w:tc>
        <w:tc>
          <w:tcPr>
            <w:tcW w:w="66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i/>
                <w:iCs/>
                <w:color w:val="000000"/>
                <w:sz w:val="20"/>
                <w:szCs w:val="22"/>
              </w:rPr>
            </w:pPr>
            <w:r w:rsidRPr="00702EAD">
              <w:rPr>
                <w:rFonts w:ascii="Arial" w:hAnsi="Arial"/>
                <w:i/>
                <w:iCs/>
                <w:color w:val="000000"/>
                <w:sz w:val="20"/>
                <w:szCs w:val="22"/>
              </w:rPr>
              <w:t>FreeSurfer calculated Binding Potential</w:t>
            </w: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08AB" w:rsidRPr="00702EAD" w:rsidRDefault="00ED08AB" w:rsidP="00ED08AB">
            <w:pPr>
              <w:rPr>
                <w:rFonts w:ascii="Arial" w:hAnsi="Arial"/>
                <w:sz w:val="20"/>
                <w:szCs w:val="20"/>
              </w:rPr>
            </w:pPr>
            <w:r w:rsidRPr="00702EAD">
              <w:rPr>
                <w:rFonts w:ascii="Arial" w:hAnsi="Arial"/>
                <w:sz w:val="20"/>
                <w:szCs w:val="20"/>
              </w:rPr>
              <w:t>fBP_TOT_ACCUMBENS</w:t>
            </w:r>
          </w:p>
        </w:tc>
      </w:tr>
      <w:tr w:rsidR="00ED08AB" w:rsidRPr="00702EAD">
        <w:trPr>
          <w:trHeight w:val="144"/>
        </w:trPr>
        <w:tc>
          <w:tcPr>
            <w:tcW w:w="1273" w:type="dxa"/>
            <w:tcBorders>
              <w:top w:val="single" w:sz="4" w:space="0" w:color="auto"/>
              <w:left w:val="single" w:sz="8"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color w:val="000000"/>
                <w:sz w:val="20"/>
                <w:szCs w:val="22"/>
              </w:rPr>
            </w:pPr>
            <w:r w:rsidRPr="00702EAD">
              <w:rPr>
                <w:rFonts w:ascii="Arial" w:hAnsi="Arial"/>
                <w:color w:val="000000"/>
                <w:sz w:val="20"/>
                <w:szCs w:val="22"/>
              </w:rPr>
              <w:t>mSUVR_</w:t>
            </w:r>
          </w:p>
        </w:tc>
        <w:tc>
          <w:tcPr>
            <w:tcW w:w="66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i/>
                <w:iCs/>
                <w:color w:val="000000"/>
                <w:sz w:val="20"/>
                <w:szCs w:val="22"/>
              </w:rPr>
            </w:pPr>
            <w:r w:rsidRPr="00702EAD">
              <w:rPr>
                <w:rFonts w:ascii="Arial" w:hAnsi="Arial"/>
                <w:i/>
                <w:iCs/>
                <w:color w:val="000000"/>
                <w:sz w:val="20"/>
                <w:szCs w:val="22"/>
              </w:rPr>
              <w:t>manually calculated SUVR</w:t>
            </w: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08AB" w:rsidRPr="00702EAD" w:rsidRDefault="00ED08AB" w:rsidP="004F21D8">
            <w:pPr>
              <w:rPr>
                <w:rFonts w:ascii="Arial" w:hAnsi="Arial"/>
                <w:sz w:val="20"/>
                <w:szCs w:val="20"/>
              </w:rPr>
            </w:pPr>
            <w:r w:rsidRPr="00702EAD">
              <w:rPr>
                <w:rFonts w:ascii="Arial" w:hAnsi="Arial"/>
                <w:sz w:val="20"/>
                <w:szCs w:val="20"/>
              </w:rPr>
              <w:t>mSUVR_TOT_</w:t>
            </w:r>
            <w:r w:rsidR="004F21D8">
              <w:rPr>
                <w:rFonts w:ascii="Arial" w:hAnsi="Arial"/>
                <w:sz w:val="20"/>
                <w:szCs w:val="20"/>
              </w:rPr>
              <w:t>PRECUNEUS</w:t>
            </w:r>
          </w:p>
        </w:tc>
      </w:tr>
      <w:tr w:rsidR="00ED08AB" w:rsidRPr="00702EAD">
        <w:trPr>
          <w:trHeight w:val="144"/>
        </w:trPr>
        <w:tc>
          <w:tcPr>
            <w:tcW w:w="1273" w:type="dxa"/>
            <w:tcBorders>
              <w:top w:val="single" w:sz="4" w:space="0" w:color="auto"/>
              <w:left w:val="single" w:sz="8"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color w:val="000000"/>
                <w:sz w:val="20"/>
                <w:szCs w:val="22"/>
              </w:rPr>
            </w:pPr>
            <w:r w:rsidRPr="00702EAD">
              <w:rPr>
                <w:rFonts w:ascii="Arial" w:hAnsi="Arial"/>
                <w:color w:val="000000"/>
                <w:sz w:val="20"/>
                <w:szCs w:val="22"/>
              </w:rPr>
              <w:t>fBP_rsf_</w:t>
            </w:r>
          </w:p>
        </w:tc>
        <w:tc>
          <w:tcPr>
            <w:tcW w:w="66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i/>
                <w:iCs/>
                <w:color w:val="000000"/>
                <w:sz w:val="20"/>
                <w:szCs w:val="22"/>
              </w:rPr>
            </w:pPr>
            <w:r w:rsidRPr="00702EAD">
              <w:rPr>
                <w:rFonts w:ascii="Arial" w:hAnsi="Arial"/>
                <w:i/>
                <w:iCs/>
                <w:color w:val="000000"/>
                <w:sz w:val="20"/>
                <w:szCs w:val="22"/>
              </w:rPr>
              <w:t>FreeSurfer calculated, partial volume corrected Binding Potential</w:t>
            </w: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08AB" w:rsidRPr="00702EAD" w:rsidRDefault="00ED08AB" w:rsidP="00ED08AB">
            <w:pPr>
              <w:rPr>
                <w:rFonts w:ascii="Arial" w:hAnsi="Arial"/>
                <w:sz w:val="20"/>
                <w:szCs w:val="20"/>
              </w:rPr>
            </w:pPr>
            <w:r w:rsidRPr="00702EAD">
              <w:rPr>
                <w:rFonts w:ascii="Arial" w:hAnsi="Arial"/>
                <w:sz w:val="20"/>
                <w:szCs w:val="20"/>
              </w:rPr>
              <w:t>fBP_rsf_TOT_ACCUMBENS</w:t>
            </w:r>
          </w:p>
        </w:tc>
      </w:tr>
      <w:tr w:rsidR="00ED08AB" w:rsidRPr="00702EAD">
        <w:trPr>
          <w:trHeight w:val="144"/>
        </w:trPr>
        <w:tc>
          <w:tcPr>
            <w:tcW w:w="1273" w:type="dxa"/>
            <w:tcBorders>
              <w:top w:val="single" w:sz="4" w:space="0" w:color="auto"/>
              <w:left w:val="single" w:sz="8"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color w:val="000000"/>
                <w:sz w:val="20"/>
                <w:szCs w:val="22"/>
              </w:rPr>
            </w:pPr>
            <w:r w:rsidRPr="00702EAD">
              <w:rPr>
                <w:rFonts w:ascii="Arial" w:hAnsi="Arial"/>
                <w:color w:val="000000"/>
                <w:sz w:val="20"/>
                <w:szCs w:val="22"/>
              </w:rPr>
              <w:t>fSUVR_</w:t>
            </w:r>
          </w:p>
        </w:tc>
        <w:tc>
          <w:tcPr>
            <w:tcW w:w="66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08AB" w:rsidRPr="00702EAD" w:rsidRDefault="00ED08AB" w:rsidP="00ED08AB">
            <w:pPr>
              <w:rPr>
                <w:rFonts w:ascii="Arial" w:hAnsi="Arial"/>
                <w:i/>
                <w:iCs/>
                <w:color w:val="000000"/>
                <w:sz w:val="20"/>
                <w:szCs w:val="22"/>
              </w:rPr>
            </w:pPr>
            <w:r w:rsidRPr="00702EAD">
              <w:rPr>
                <w:rFonts w:ascii="Arial" w:hAnsi="Arial"/>
                <w:i/>
                <w:iCs/>
                <w:color w:val="000000"/>
                <w:sz w:val="20"/>
                <w:szCs w:val="22"/>
              </w:rPr>
              <w:t>FreeSurfer calculated SUVR</w:t>
            </w: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08AB" w:rsidRPr="00702EAD" w:rsidRDefault="00ED08AB" w:rsidP="00ED08AB">
            <w:pPr>
              <w:rPr>
                <w:rFonts w:ascii="Arial" w:hAnsi="Arial"/>
                <w:sz w:val="20"/>
                <w:szCs w:val="20"/>
              </w:rPr>
            </w:pPr>
            <w:r w:rsidRPr="00702EAD">
              <w:rPr>
                <w:rFonts w:ascii="Arial" w:hAnsi="Arial"/>
                <w:sz w:val="20"/>
                <w:szCs w:val="20"/>
              </w:rPr>
              <w:t>fSUVR_TOT_ACCUMBENS</w:t>
            </w:r>
          </w:p>
        </w:tc>
      </w:tr>
      <w:tr w:rsidR="00ED08AB" w:rsidRPr="00702EAD">
        <w:trPr>
          <w:trHeight w:val="144"/>
        </w:trPr>
        <w:tc>
          <w:tcPr>
            <w:tcW w:w="1273" w:type="dxa"/>
            <w:tcBorders>
              <w:top w:val="single" w:sz="4" w:space="0" w:color="auto"/>
              <w:left w:val="single" w:sz="8" w:space="0" w:color="auto"/>
              <w:bottom w:val="single" w:sz="8" w:space="0" w:color="auto"/>
              <w:right w:val="single" w:sz="4" w:space="0" w:color="auto"/>
            </w:tcBorders>
            <w:shd w:val="clear" w:color="auto" w:fill="auto"/>
            <w:noWrap/>
            <w:vAlign w:val="bottom"/>
          </w:tcPr>
          <w:p w:rsidR="00ED08AB" w:rsidRPr="00702EAD" w:rsidRDefault="00ED08AB" w:rsidP="00ED08AB">
            <w:pPr>
              <w:rPr>
                <w:rFonts w:ascii="Arial" w:hAnsi="Arial"/>
                <w:color w:val="000000"/>
                <w:sz w:val="20"/>
                <w:szCs w:val="22"/>
              </w:rPr>
            </w:pPr>
            <w:r w:rsidRPr="00702EAD">
              <w:rPr>
                <w:rFonts w:ascii="Arial" w:hAnsi="Arial"/>
                <w:color w:val="000000"/>
                <w:sz w:val="20"/>
                <w:szCs w:val="22"/>
              </w:rPr>
              <w:t>fSUVR_rsf_</w:t>
            </w:r>
          </w:p>
        </w:tc>
        <w:tc>
          <w:tcPr>
            <w:tcW w:w="6660" w:type="dxa"/>
            <w:tcBorders>
              <w:top w:val="single" w:sz="4" w:space="0" w:color="auto"/>
              <w:left w:val="single" w:sz="4" w:space="0" w:color="auto"/>
              <w:bottom w:val="single" w:sz="8" w:space="0" w:color="auto"/>
              <w:right w:val="single" w:sz="4" w:space="0" w:color="auto"/>
            </w:tcBorders>
            <w:shd w:val="clear" w:color="auto" w:fill="auto"/>
            <w:noWrap/>
            <w:vAlign w:val="bottom"/>
          </w:tcPr>
          <w:p w:rsidR="00ED08AB" w:rsidRPr="00702EAD" w:rsidRDefault="00ED08AB" w:rsidP="00ED08AB">
            <w:pPr>
              <w:rPr>
                <w:rFonts w:ascii="Arial" w:hAnsi="Arial"/>
                <w:iCs/>
                <w:color w:val="000000"/>
                <w:sz w:val="20"/>
                <w:szCs w:val="22"/>
              </w:rPr>
            </w:pPr>
            <w:r w:rsidRPr="00702EAD">
              <w:rPr>
                <w:rFonts w:ascii="Arial" w:hAnsi="Arial"/>
                <w:i/>
                <w:iCs/>
                <w:color w:val="000000"/>
                <w:sz w:val="20"/>
                <w:szCs w:val="22"/>
              </w:rPr>
              <w:t>FreeSurfer calculated</w:t>
            </w:r>
            <w:r w:rsidR="003E7862" w:rsidRPr="00702EAD">
              <w:rPr>
                <w:rFonts w:ascii="Arial" w:hAnsi="Arial"/>
                <w:i/>
                <w:iCs/>
                <w:color w:val="000000"/>
                <w:sz w:val="20"/>
                <w:szCs w:val="22"/>
              </w:rPr>
              <w:t xml:space="preserve">, partial volume corrected SUVR, </w:t>
            </w:r>
            <w:r w:rsidR="003E7862" w:rsidRPr="00702EAD">
              <w:rPr>
                <w:rFonts w:ascii="Arial" w:hAnsi="Arial"/>
                <w:iCs/>
                <w:color w:val="000000"/>
                <w:sz w:val="20"/>
                <w:szCs w:val="22"/>
              </w:rPr>
              <w:t>the gold standard</w:t>
            </w:r>
          </w:p>
        </w:tc>
        <w:tc>
          <w:tcPr>
            <w:tcW w:w="3330" w:type="dxa"/>
            <w:tcBorders>
              <w:top w:val="single" w:sz="4" w:space="0" w:color="auto"/>
              <w:left w:val="single" w:sz="4" w:space="0" w:color="auto"/>
              <w:bottom w:val="single" w:sz="8" w:space="0" w:color="auto"/>
              <w:right w:val="single" w:sz="4" w:space="0" w:color="auto"/>
            </w:tcBorders>
            <w:shd w:val="clear" w:color="auto" w:fill="auto"/>
            <w:noWrap/>
            <w:vAlign w:val="bottom"/>
          </w:tcPr>
          <w:p w:rsidR="00ED08AB" w:rsidRPr="00702EAD" w:rsidRDefault="00ED08AB" w:rsidP="00ED08AB">
            <w:pPr>
              <w:rPr>
                <w:rFonts w:ascii="Arial" w:hAnsi="Arial"/>
                <w:sz w:val="20"/>
                <w:szCs w:val="20"/>
              </w:rPr>
            </w:pPr>
            <w:r w:rsidRPr="00702EAD">
              <w:rPr>
                <w:rFonts w:ascii="Arial" w:hAnsi="Arial"/>
                <w:sz w:val="20"/>
                <w:szCs w:val="20"/>
              </w:rPr>
              <w:t>fSUVR_rsf_TOT_ACCUMBENS</w:t>
            </w:r>
          </w:p>
        </w:tc>
      </w:tr>
    </w:tbl>
    <w:p w:rsidR="00ED08AB" w:rsidRPr="00702EAD" w:rsidRDefault="00ED08AB" w:rsidP="00ED08AB">
      <w:pPr>
        <w:rPr>
          <w:sz w:val="20"/>
        </w:rPr>
      </w:pPr>
    </w:p>
    <w:tbl>
      <w:tblPr>
        <w:tblW w:w="11306" w:type="dxa"/>
        <w:tblInd w:w="95" w:type="dxa"/>
        <w:tblLook w:val="0000" w:firstRow="0" w:lastRow="0" w:firstColumn="0" w:lastColumn="0" w:noHBand="0" w:noVBand="0"/>
      </w:tblPr>
      <w:tblGrid>
        <w:gridCol w:w="1273"/>
        <w:gridCol w:w="6660"/>
        <w:gridCol w:w="3373"/>
      </w:tblGrid>
      <w:tr w:rsidR="003E7862" w:rsidRPr="00702EAD">
        <w:trPr>
          <w:trHeight w:val="144"/>
        </w:trPr>
        <w:tc>
          <w:tcPr>
            <w:tcW w:w="1273" w:type="dxa"/>
            <w:tcBorders>
              <w:top w:val="single" w:sz="8" w:space="0" w:color="auto"/>
              <w:left w:val="single" w:sz="8" w:space="0" w:color="auto"/>
              <w:bottom w:val="single" w:sz="8" w:space="0" w:color="auto"/>
              <w:right w:val="single" w:sz="4" w:space="0" w:color="auto"/>
            </w:tcBorders>
            <w:shd w:val="clear" w:color="auto" w:fill="auto"/>
            <w:noWrap/>
            <w:vAlign w:val="bottom"/>
          </w:tcPr>
          <w:p w:rsidR="003E7862" w:rsidRPr="00702EAD" w:rsidRDefault="00702EAD" w:rsidP="003E7862">
            <w:pPr>
              <w:jc w:val="center"/>
              <w:rPr>
                <w:rFonts w:ascii="Arial" w:hAnsi="Arial"/>
                <w:b/>
                <w:bCs/>
                <w:sz w:val="20"/>
              </w:rPr>
            </w:pPr>
            <w:r w:rsidRPr="00702EAD">
              <w:rPr>
                <w:rFonts w:ascii="Arial" w:hAnsi="Arial"/>
                <w:b/>
                <w:bCs/>
                <w:sz w:val="20"/>
              </w:rPr>
              <w:t>Tracer</w:t>
            </w:r>
          </w:p>
        </w:tc>
        <w:tc>
          <w:tcPr>
            <w:tcW w:w="6660" w:type="dxa"/>
            <w:tcBorders>
              <w:top w:val="single" w:sz="8" w:space="0" w:color="auto"/>
              <w:left w:val="single" w:sz="4" w:space="0" w:color="auto"/>
              <w:bottom w:val="single" w:sz="8" w:space="0" w:color="auto"/>
              <w:right w:val="single" w:sz="4" w:space="0" w:color="auto"/>
            </w:tcBorders>
            <w:shd w:val="clear" w:color="auto" w:fill="auto"/>
            <w:noWrap/>
            <w:vAlign w:val="bottom"/>
          </w:tcPr>
          <w:p w:rsidR="003E7862" w:rsidRPr="00702EAD" w:rsidRDefault="003E7862" w:rsidP="003E7862">
            <w:pPr>
              <w:jc w:val="center"/>
              <w:rPr>
                <w:rFonts w:ascii="Arial" w:hAnsi="Arial"/>
                <w:b/>
                <w:bCs/>
                <w:sz w:val="20"/>
              </w:rPr>
            </w:pPr>
            <w:r w:rsidRPr="00702EAD">
              <w:rPr>
                <w:rFonts w:ascii="Arial" w:hAnsi="Arial"/>
                <w:b/>
                <w:bCs/>
                <w:sz w:val="20"/>
              </w:rPr>
              <w:t>Definition</w:t>
            </w:r>
          </w:p>
        </w:tc>
        <w:tc>
          <w:tcPr>
            <w:tcW w:w="3373" w:type="dxa"/>
            <w:tcBorders>
              <w:top w:val="single" w:sz="8" w:space="0" w:color="auto"/>
              <w:left w:val="single" w:sz="4" w:space="0" w:color="auto"/>
              <w:bottom w:val="single" w:sz="8" w:space="0" w:color="auto"/>
              <w:right w:val="single" w:sz="4" w:space="0" w:color="auto"/>
            </w:tcBorders>
            <w:shd w:val="clear" w:color="auto" w:fill="auto"/>
            <w:noWrap/>
            <w:vAlign w:val="bottom"/>
          </w:tcPr>
          <w:p w:rsidR="003E7862" w:rsidRPr="00702EAD" w:rsidRDefault="003E7862" w:rsidP="003E7862">
            <w:pPr>
              <w:jc w:val="center"/>
              <w:rPr>
                <w:rFonts w:ascii="Arial" w:hAnsi="Arial"/>
                <w:b/>
                <w:bCs/>
                <w:sz w:val="20"/>
                <w:szCs w:val="20"/>
              </w:rPr>
            </w:pPr>
            <w:r w:rsidRPr="00702EAD">
              <w:rPr>
                <w:rFonts w:ascii="Arial" w:hAnsi="Arial"/>
                <w:b/>
                <w:bCs/>
                <w:sz w:val="20"/>
                <w:szCs w:val="20"/>
              </w:rPr>
              <w:t>Example Name</w:t>
            </w:r>
          </w:p>
        </w:tc>
      </w:tr>
      <w:tr w:rsidR="003E7862" w:rsidRPr="00702EAD">
        <w:trPr>
          <w:trHeight w:val="144"/>
        </w:trPr>
        <w:tc>
          <w:tcPr>
            <w:tcW w:w="1273" w:type="dxa"/>
            <w:tcBorders>
              <w:top w:val="nil"/>
              <w:left w:val="single" w:sz="8" w:space="0" w:color="auto"/>
              <w:bottom w:val="single" w:sz="4" w:space="0" w:color="auto"/>
              <w:right w:val="single" w:sz="4" w:space="0" w:color="auto"/>
            </w:tcBorders>
            <w:shd w:val="clear" w:color="auto" w:fill="auto"/>
            <w:noWrap/>
            <w:vAlign w:val="center"/>
          </w:tcPr>
          <w:p w:rsidR="003E7862" w:rsidRPr="00702EAD" w:rsidRDefault="003E7862">
            <w:pPr>
              <w:rPr>
                <w:rFonts w:ascii="Arial" w:hAnsi="Arial"/>
                <w:color w:val="000000"/>
                <w:sz w:val="20"/>
                <w:szCs w:val="22"/>
              </w:rPr>
            </w:pPr>
            <w:r w:rsidRPr="00702EAD">
              <w:rPr>
                <w:rFonts w:ascii="Arial" w:hAnsi="Arial"/>
                <w:color w:val="000000"/>
                <w:sz w:val="20"/>
                <w:szCs w:val="22"/>
              </w:rPr>
              <w:t>FDG</w:t>
            </w:r>
          </w:p>
        </w:tc>
        <w:tc>
          <w:tcPr>
            <w:tcW w:w="6660" w:type="dxa"/>
            <w:tcBorders>
              <w:top w:val="nil"/>
              <w:left w:val="single" w:sz="4" w:space="0" w:color="auto"/>
              <w:bottom w:val="single" w:sz="4" w:space="0" w:color="auto"/>
              <w:right w:val="single" w:sz="4" w:space="0" w:color="auto"/>
            </w:tcBorders>
            <w:shd w:val="clear" w:color="auto" w:fill="auto"/>
            <w:noWrap/>
            <w:vAlign w:val="center"/>
          </w:tcPr>
          <w:p w:rsidR="003E7862" w:rsidRPr="00702EAD" w:rsidRDefault="003E7862">
            <w:pPr>
              <w:rPr>
                <w:rFonts w:ascii="Arial" w:hAnsi="Arial"/>
                <w:i/>
                <w:iCs/>
                <w:color w:val="000000"/>
                <w:sz w:val="20"/>
                <w:szCs w:val="22"/>
              </w:rPr>
            </w:pPr>
            <w:r w:rsidRPr="00702EAD">
              <w:rPr>
                <w:rFonts w:ascii="Arial" w:hAnsi="Arial"/>
                <w:i/>
                <w:iCs/>
                <w:color w:val="000000"/>
                <w:sz w:val="20"/>
                <w:szCs w:val="22"/>
              </w:rPr>
              <w:t>[18F]-Flu</w:t>
            </w:r>
            <w:r w:rsidR="004F79C5">
              <w:rPr>
                <w:rFonts w:ascii="Arial" w:hAnsi="Arial"/>
                <w:i/>
                <w:iCs/>
                <w:color w:val="000000"/>
                <w:sz w:val="20"/>
                <w:szCs w:val="22"/>
              </w:rPr>
              <w:t>o</w:t>
            </w:r>
            <w:r w:rsidRPr="00702EAD">
              <w:rPr>
                <w:rFonts w:ascii="Arial" w:hAnsi="Arial"/>
                <w:i/>
                <w:iCs/>
                <w:color w:val="000000"/>
                <w:sz w:val="20"/>
                <w:szCs w:val="22"/>
              </w:rPr>
              <w:t>deoxyglucose</w:t>
            </w:r>
          </w:p>
        </w:tc>
        <w:tc>
          <w:tcPr>
            <w:tcW w:w="3373" w:type="dxa"/>
            <w:tcBorders>
              <w:top w:val="nil"/>
              <w:left w:val="single" w:sz="4" w:space="0" w:color="auto"/>
              <w:bottom w:val="single" w:sz="4" w:space="0" w:color="auto"/>
              <w:right w:val="single" w:sz="4" w:space="0" w:color="auto"/>
            </w:tcBorders>
            <w:shd w:val="clear" w:color="auto" w:fill="auto"/>
            <w:noWrap/>
            <w:vAlign w:val="bottom"/>
          </w:tcPr>
          <w:p w:rsidR="003E7862" w:rsidRPr="00702EAD" w:rsidRDefault="003E7862">
            <w:pPr>
              <w:rPr>
                <w:rFonts w:ascii="Arial" w:hAnsi="Arial"/>
                <w:sz w:val="20"/>
              </w:rPr>
            </w:pPr>
            <w:r w:rsidRPr="00702EAD">
              <w:rPr>
                <w:rFonts w:ascii="Arial" w:hAnsi="Arial"/>
                <w:sz w:val="20"/>
              </w:rPr>
              <w:t>FDG_mSUVR_TOT_ACCUMBENS</w:t>
            </w:r>
          </w:p>
        </w:tc>
      </w:tr>
      <w:tr w:rsidR="003E7862" w:rsidRPr="00702EAD">
        <w:trPr>
          <w:trHeight w:val="144"/>
        </w:trPr>
        <w:tc>
          <w:tcPr>
            <w:tcW w:w="1273" w:type="dxa"/>
            <w:tcBorders>
              <w:top w:val="single" w:sz="4" w:space="0" w:color="auto"/>
              <w:left w:val="single" w:sz="8" w:space="0" w:color="auto"/>
              <w:bottom w:val="single" w:sz="4" w:space="0" w:color="auto"/>
              <w:right w:val="single" w:sz="4" w:space="0" w:color="auto"/>
            </w:tcBorders>
            <w:shd w:val="clear" w:color="auto" w:fill="auto"/>
            <w:noWrap/>
            <w:vAlign w:val="center"/>
          </w:tcPr>
          <w:p w:rsidR="003E7862" w:rsidRPr="00702EAD" w:rsidRDefault="003E7862" w:rsidP="003E7862">
            <w:pPr>
              <w:rPr>
                <w:rFonts w:ascii="Arial" w:hAnsi="Arial"/>
                <w:color w:val="000000"/>
                <w:sz w:val="20"/>
                <w:szCs w:val="22"/>
              </w:rPr>
            </w:pPr>
            <w:r w:rsidRPr="00702EAD">
              <w:rPr>
                <w:rFonts w:ascii="Arial" w:hAnsi="Arial"/>
                <w:color w:val="000000"/>
                <w:sz w:val="20"/>
                <w:szCs w:val="22"/>
              </w:rPr>
              <w:t>PiB</w:t>
            </w:r>
          </w:p>
        </w:tc>
        <w:tc>
          <w:tcPr>
            <w:tcW w:w="66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7862" w:rsidRPr="00702EAD" w:rsidRDefault="003E7862" w:rsidP="004F79C5">
            <w:pPr>
              <w:rPr>
                <w:rFonts w:ascii="Arial" w:hAnsi="Arial"/>
                <w:i/>
                <w:iCs/>
                <w:color w:val="000000"/>
                <w:sz w:val="20"/>
                <w:szCs w:val="22"/>
              </w:rPr>
            </w:pPr>
            <w:r w:rsidRPr="00702EAD">
              <w:rPr>
                <w:rFonts w:ascii="Arial" w:hAnsi="Arial"/>
                <w:i/>
                <w:iCs/>
                <w:color w:val="000000"/>
                <w:sz w:val="20"/>
                <w:szCs w:val="22"/>
              </w:rPr>
              <w:t>[11C]-Pittsburg Compound B</w:t>
            </w:r>
          </w:p>
        </w:tc>
        <w:tc>
          <w:tcPr>
            <w:tcW w:w="337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862" w:rsidRPr="00702EAD" w:rsidRDefault="003E7862" w:rsidP="003E7862">
            <w:pPr>
              <w:rPr>
                <w:rFonts w:ascii="Arial" w:hAnsi="Arial"/>
                <w:sz w:val="20"/>
                <w:szCs w:val="20"/>
              </w:rPr>
            </w:pPr>
            <w:r w:rsidRPr="00702EAD">
              <w:rPr>
                <w:rFonts w:ascii="Arial" w:hAnsi="Arial"/>
                <w:sz w:val="20"/>
                <w:szCs w:val="20"/>
              </w:rPr>
              <w:t>PiB_fBP_TOT_ACCUMBENS</w:t>
            </w:r>
          </w:p>
        </w:tc>
      </w:tr>
    </w:tbl>
    <w:p w:rsidR="00662D35" w:rsidRPr="00B11F10" w:rsidRDefault="00662D35" w:rsidP="00662D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cs="Arial"/>
          <w:b/>
          <w:color w:val="000000"/>
          <w:sz w:val="22"/>
          <w:szCs w:val="22"/>
        </w:rPr>
      </w:pPr>
    </w:p>
    <w:p w:rsidR="008B1B70" w:rsidRPr="008B1B70" w:rsidRDefault="008B1B70" w:rsidP="008B1B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r w:rsidRPr="008B1B70">
        <w:rPr>
          <w:rFonts w:cs="Arial"/>
          <w:b/>
          <w:bCs/>
          <w:color w:val="141413"/>
          <w:sz w:val="22"/>
          <w:szCs w:val="22"/>
        </w:rPr>
        <w:t xml:space="preserve">The prefixes (tracer+processed_outcome) are applied to the SAS correlate suffix to create a  descriptive SAS compliant name. </w:t>
      </w:r>
    </w:p>
    <w:p w:rsidR="008B1B70" w:rsidRPr="008B1B70" w:rsidRDefault="008B1B70" w:rsidP="008B1B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p>
    <w:p w:rsidR="008B1B70" w:rsidRPr="008B1B70" w:rsidRDefault="008B1B70" w:rsidP="008B1B70">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r w:rsidRPr="008B1B70">
        <w:rPr>
          <w:rFonts w:cs="Arial"/>
          <w:b/>
          <w:bCs/>
          <w:color w:val="141413"/>
          <w:sz w:val="22"/>
          <w:szCs w:val="22"/>
        </w:rPr>
        <w:t>PiB_mBP_TOT_CTX_ROSANTCNG</w:t>
      </w:r>
      <w:r w:rsidRPr="008B1B70">
        <w:rPr>
          <w:rFonts w:cs="Arial"/>
          <w:color w:val="141413"/>
          <w:sz w:val="22"/>
          <w:szCs w:val="22"/>
        </w:rPr>
        <w:t xml:space="preserve"> is the [11C]PiB BP calculated using the average of the </w:t>
      </w:r>
      <w:r w:rsidRPr="008B1B70">
        <w:rPr>
          <w:rFonts w:cs="Arial"/>
          <w:b/>
          <w:bCs/>
          <w:color w:val="141413"/>
          <w:sz w:val="22"/>
          <w:szCs w:val="22"/>
          <w:u w:val="single"/>
        </w:rPr>
        <w:t xml:space="preserve">hand-drawn </w:t>
      </w:r>
      <w:r w:rsidRPr="008B1B70">
        <w:rPr>
          <w:rFonts w:cs="Arial"/>
          <w:color w:val="141413"/>
          <w:sz w:val="22"/>
          <w:szCs w:val="22"/>
        </w:rPr>
        <w:t>right and left rostral anterior cingulate.</w:t>
      </w:r>
    </w:p>
    <w:p w:rsidR="008B1B70" w:rsidRPr="008B1B70" w:rsidRDefault="008B1B70" w:rsidP="008B1B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p>
    <w:p w:rsidR="008B1B70" w:rsidRPr="008B1B70" w:rsidRDefault="008B1B70" w:rsidP="008B1B70">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r w:rsidRPr="008B1B70">
        <w:rPr>
          <w:rFonts w:cs="Arial"/>
          <w:b/>
          <w:bCs/>
          <w:color w:val="141413"/>
          <w:sz w:val="22"/>
          <w:szCs w:val="22"/>
        </w:rPr>
        <w:t>PiB_ fSUVR_rsf_TOT_CTX_PRECUNEUS</w:t>
      </w:r>
      <w:r w:rsidRPr="008B1B70">
        <w:rPr>
          <w:rFonts w:cs="Arial"/>
          <w:color w:val="141413"/>
          <w:sz w:val="22"/>
          <w:szCs w:val="22"/>
        </w:rPr>
        <w:t xml:space="preserve"> is the  [11C] PiB partial volume corrected SUVR of the gray matter in both the right and left FreeSurfer precuneus.</w:t>
      </w:r>
    </w:p>
    <w:p w:rsidR="008B1B70" w:rsidRPr="008B1B70" w:rsidRDefault="008B1B70" w:rsidP="008B1B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p>
    <w:p w:rsidR="008B1B70" w:rsidRPr="008B1B70" w:rsidRDefault="008B1B70" w:rsidP="008B1B70">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r w:rsidRPr="008B1B70">
        <w:rPr>
          <w:rFonts w:cs="Arial"/>
          <w:b/>
          <w:bCs/>
          <w:color w:val="141413"/>
          <w:sz w:val="22"/>
          <w:szCs w:val="22"/>
        </w:rPr>
        <w:t>FDG_fSUVR_rsf_TOT_WM_PRECUNEUS</w:t>
      </w:r>
      <w:r w:rsidRPr="008B1B70">
        <w:rPr>
          <w:rFonts w:cs="Arial"/>
          <w:color w:val="141413"/>
          <w:sz w:val="22"/>
          <w:szCs w:val="22"/>
        </w:rPr>
        <w:t xml:space="preserve"> is the [18F] FDG partial volume corrected SUVR of the white matter calculated using the average activity in both the right and left FreeSurfer precuneus.</w:t>
      </w:r>
    </w:p>
    <w:p w:rsidR="008B1B70" w:rsidRPr="008B1B70" w:rsidRDefault="008B1B70" w:rsidP="008B1B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p>
    <w:p w:rsidR="008B1B70" w:rsidRPr="008B1B70" w:rsidRDefault="008B1B70" w:rsidP="008B1B70">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r w:rsidRPr="008B1B70">
        <w:rPr>
          <w:rFonts w:cs="Arial"/>
          <w:b/>
          <w:bCs/>
          <w:color w:val="141413"/>
          <w:sz w:val="22"/>
          <w:szCs w:val="22"/>
        </w:rPr>
        <w:t>FDG_fBP_TOT_CORTMEAN</w:t>
      </w:r>
      <w:r w:rsidRPr="008B1B70">
        <w:rPr>
          <w:rFonts w:cs="Arial"/>
          <w:color w:val="141413"/>
          <w:sz w:val="22"/>
          <w:szCs w:val="22"/>
        </w:rPr>
        <w:t xml:space="preserve"> is the  [18F] FDG average BP of the four MCBP cortical structures using FreeSurfer regions (TOTFS_PR</w:t>
      </w:r>
      <w:r w:rsidR="00871FCB">
        <w:rPr>
          <w:rFonts w:cs="Arial"/>
          <w:color w:val="141413"/>
          <w:sz w:val="22"/>
          <w:szCs w:val="22"/>
        </w:rPr>
        <w:t>EFRN</w:t>
      </w:r>
      <w:r w:rsidRPr="008B1B70">
        <w:rPr>
          <w:rFonts w:cs="Arial"/>
          <w:color w:val="141413"/>
          <w:sz w:val="22"/>
          <w:szCs w:val="22"/>
        </w:rPr>
        <w:t>, TOTFS_T</w:t>
      </w:r>
      <w:r w:rsidR="00871FCB">
        <w:rPr>
          <w:rFonts w:cs="Arial"/>
          <w:color w:val="141413"/>
          <w:sz w:val="22"/>
          <w:szCs w:val="22"/>
        </w:rPr>
        <w:t>MP</w:t>
      </w:r>
      <w:r w:rsidRPr="008B1B70">
        <w:rPr>
          <w:rFonts w:cs="Arial"/>
          <w:color w:val="141413"/>
          <w:sz w:val="22"/>
          <w:szCs w:val="22"/>
        </w:rPr>
        <w:t>, TOTFS_GYREC, TOT_CTX_PRECUNEUS).</w:t>
      </w:r>
    </w:p>
    <w:p w:rsidR="00A20BEB" w:rsidRDefault="00A20BEB" w:rsidP="00662D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p>
    <w:p w:rsidR="008B1B70" w:rsidRDefault="00A20BEB" w:rsidP="00662D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r>
        <w:rPr>
          <w:rFonts w:cs="Arial"/>
          <w:noProof/>
          <w:color w:val="141413"/>
          <w:sz w:val="22"/>
          <w:szCs w:val="22"/>
        </w:rPr>
        <w:drawing>
          <wp:anchor distT="0" distB="0" distL="114300" distR="114300" simplePos="0" relativeHeight="251656192" behindDoc="0" locked="0" layoutInCell="1" allowOverlap="1" wp14:anchorId="732A0E8A" wp14:editId="2F7CCC6E">
            <wp:simplePos x="0" y="0"/>
            <wp:positionH relativeFrom="column">
              <wp:posOffset>457200</wp:posOffset>
            </wp:positionH>
            <wp:positionV relativeFrom="paragraph">
              <wp:posOffset>35560</wp:posOffset>
            </wp:positionV>
            <wp:extent cx="1252855" cy="1837055"/>
            <wp:effectExtent l="25400" t="0" r="0" b="0"/>
            <wp:wrapTight wrapText="bothSides">
              <wp:wrapPolygon edited="0">
                <wp:start x="-438" y="0"/>
                <wp:lineTo x="-438" y="21503"/>
                <wp:lineTo x="21458" y="21503"/>
                <wp:lineTo x="21458" y="0"/>
                <wp:lineTo x="-438" y="0"/>
              </wp:wrapPolygon>
            </wp:wrapTight>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1252855" cy="1837055"/>
                    </a:xfrm>
                    <a:prstGeom prst="rect">
                      <a:avLst/>
                    </a:prstGeom>
                    <a:noFill/>
                    <a:ln w="9525">
                      <a:noFill/>
                      <a:miter lim="800000"/>
                      <a:headEnd/>
                      <a:tailEnd/>
                    </a:ln>
                  </pic:spPr>
                </pic:pic>
              </a:graphicData>
            </a:graphic>
          </wp:anchor>
        </w:drawing>
      </w:r>
    </w:p>
    <w:p w:rsidR="008B1B70" w:rsidRDefault="00A20BEB" w:rsidP="00662D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r>
        <w:rPr>
          <w:rFonts w:cs="Arial"/>
          <w:noProof/>
          <w:color w:val="141413"/>
          <w:sz w:val="22"/>
          <w:szCs w:val="22"/>
        </w:rPr>
        <w:drawing>
          <wp:anchor distT="0" distB="0" distL="114300" distR="114300" simplePos="0" relativeHeight="251654144" behindDoc="0" locked="0" layoutInCell="1" allowOverlap="1" wp14:anchorId="61BB5B05" wp14:editId="6B9FBE75">
            <wp:simplePos x="0" y="0"/>
            <wp:positionH relativeFrom="margin">
              <wp:posOffset>3086100</wp:posOffset>
            </wp:positionH>
            <wp:positionV relativeFrom="margin">
              <wp:posOffset>6172200</wp:posOffset>
            </wp:positionV>
            <wp:extent cx="2188210" cy="1597660"/>
            <wp:effectExtent l="25400" t="0" r="0" b="0"/>
            <wp:wrapTight wrapText="bothSides">
              <wp:wrapPolygon edited="0">
                <wp:start x="-251" y="0"/>
                <wp:lineTo x="-251" y="21291"/>
                <wp:lineTo x="21562" y="21291"/>
                <wp:lineTo x="21562" y="0"/>
                <wp:lineTo x="-251" y="0"/>
              </wp:wrapPolygon>
            </wp:wrapTight>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2188210" cy="1597660"/>
                    </a:xfrm>
                    <a:prstGeom prst="rect">
                      <a:avLst/>
                    </a:prstGeom>
                    <a:noFill/>
                    <a:ln w="9525">
                      <a:noFill/>
                      <a:miter lim="800000"/>
                      <a:headEnd/>
                      <a:tailEnd/>
                    </a:ln>
                  </pic:spPr>
                </pic:pic>
              </a:graphicData>
            </a:graphic>
          </wp:anchor>
        </w:drawing>
      </w:r>
    </w:p>
    <w:p w:rsidR="00404B11" w:rsidRPr="00B11F10" w:rsidRDefault="00404B11" w:rsidP="00404B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141413"/>
          <w:sz w:val="22"/>
          <w:szCs w:val="22"/>
        </w:rPr>
      </w:pPr>
    </w:p>
    <w:p w:rsidR="00A20BEB" w:rsidRDefault="00A20BEB">
      <w:pPr>
        <w:rPr>
          <w:rFonts w:cs="Arial"/>
          <w:sz w:val="22"/>
          <w:szCs w:val="22"/>
        </w:rPr>
      </w:pPr>
    </w:p>
    <w:p w:rsidR="00A20BEB" w:rsidRDefault="00A20BEB">
      <w:pPr>
        <w:rPr>
          <w:rFonts w:cs="Arial"/>
          <w:sz w:val="22"/>
          <w:szCs w:val="22"/>
        </w:rPr>
      </w:pPr>
    </w:p>
    <w:p w:rsidR="00A20BEB" w:rsidRDefault="00A20BEB">
      <w:pPr>
        <w:rPr>
          <w:rFonts w:cs="Arial"/>
          <w:sz w:val="22"/>
          <w:szCs w:val="22"/>
        </w:rPr>
      </w:pPr>
    </w:p>
    <w:p w:rsidR="00924452" w:rsidRPr="00B11F10" w:rsidRDefault="00924452">
      <w:pPr>
        <w:rPr>
          <w:rFonts w:cs="Arial"/>
          <w:i/>
          <w:sz w:val="22"/>
          <w:szCs w:val="22"/>
        </w:rPr>
      </w:pPr>
    </w:p>
    <w:p w:rsidR="00924452" w:rsidRPr="00B11F10" w:rsidRDefault="00924452">
      <w:pPr>
        <w:rPr>
          <w:rFonts w:cs="Arial"/>
          <w:i/>
          <w:sz w:val="22"/>
          <w:szCs w:val="22"/>
        </w:rPr>
      </w:pPr>
    </w:p>
    <w:p w:rsidR="00924452" w:rsidRPr="00B11F10" w:rsidRDefault="00924452">
      <w:pPr>
        <w:rPr>
          <w:rFonts w:cs="Arial"/>
          <w:i/>
          <w:sz w:val="22"/>
          <w:szCs w:val="22"/>
        </w:rPr>
      </w:pPr>
    </w:p>
    <w:p w:rsidR="00924452" w:rsidRPr="00B11F10" w:rsidRDefault="00924452">
      <w:pPr>
        <w:rPr>
          <w:rFonts w:cs="Arial"/>
          <w:i/>
          <w:sz w:val="22"/>
          <w:szCs w:val="22"/>
        </w:rPr>
      </w:pPr>
    </w:p>
    <w:p w:rsidR="00924452" w:rsidRPr="00B11F10" w:rsidRDefault="00924452">
      <w:pPr>
        <w:rPr>
          <w:rFonts w:cs="Arial"/>
          <w:i/>
          <w:sz w:val="22"/>
          <w:szCs w:val="22"/>
        </w:rPr>
      </w:pPr>
    </w:p>
    <w:p w:rsidR="0092138F" w:rsidRDefault="0092138F">
      <w:pPr>
        <w:rPr>
          <w:rFonts w:cs="Arial"/>
          <w:i/>
          <w:sz w:val="22"/>
          <w:szCs w:val="22"/>
        </w:rPr>
      </w:pPr>
    </w:p>
    <w:p w:rsidR="00924452" w:rsidRPr="00B11F10" w:rsidRDefault="00A20BEB">
      <w:pPr>
        <w:rPr>
          <w:rFonts w:cs="Arial"/>
          <w:i/>
          <w:sz w:val="22"/>
          <w:szCs w:val="22"/>
        </w:rPr>
      </w:pPr>
      <w:r w:rsidRPr="00B11F10">
        <w:rPr>
          <w:rFonts w:cs="Arial"/>
          <w:i/>
          <w:sz w:val="22"/>
          <w:szCs w:val="22"/>
        </w:rPr>
        <w:t xml:space="preserve">Figure </w:t>
      </w:r>
      <w:r w:rsidR="00F9297D">
        <w:rPr>
          <w:rFonts w:cs="Arial"/>
          <w:i/>
          <w:sz w:val="22"/>
          <w:szCs w:val="22"/>
        </w:rPr>
        <w:t>6</w:t>
      </w:r>
      <w:r w:rsidRPr="00B11F10">
        <w:rPr>
          <w:rFonts w:cs="Arial"/>
          <w:i/>
          <w:sz w:val="22"/>
          <w:szCs w:val="22"/>
        </w:rPr>
        <w:t>: FreeSurfer Regions</w:t>
      </w:r>
      <w:r>
        <w:rPr>
          <w:rFonts w:cs="Arial"/>
          <w:i/>
          <w:sz w:val="22"/>
          <w:szCs w:val="22"/>
        </w:rPr>
        <w:tab/>
      </w:r>
      <w:r>
        <w:rPr>
          <w:rFonts w:cs="Arial"/>
          <w:i/>
          <w:sz w:val="22"/>
          <w:szCs w:val="22"/>
        </w:rPr>
        <w:tab/>
      </w:r>
      <w:r>
        <w:rPr>
          <w:rFonts w:cs="Arial"/>
          <w:i/>
          <w:sz w:val="22"/>
          <w:szCs w:val="22"/>
        </w:rPr>
        <w:tab/>
      </w:r>
      <w:r>
        <w:rPr>
          <w:rFonts w:cs="Arial"/>
          <w:i/>
          <w:sz w:val="22"/>
          <w:szCs w:val="22"/>
        </w:rPr>
        <w:tab/>
      </w:r>
      <w:r w:rsidRPr="00B11F10">
        <w:rPr>
          <w:rFonts w:cs="Arial"/>
          <w:i/>
          <w:sz w:val="22"/>
          <w:szCs w:val="22"/>
        </w:rPr>
        <w:t xml:space="preserve">Figure </w:t>
      </w:r>
      <w:r w:rsidR="00F9297D">
        <w:rPr>
          <w:rFonts w:cs="Arial"/>
          <w:i/>
          <w:sz w:val="22"/>
          <w:szCs w:val="22"/>
        </w:rPr>
        <w:t>7</w:t>
      </w:r>
      <w:r w:rsidRPr="00B11F10">
        <w:rPr>
          <w:rFonts w:cs="Arial"/>
          <w:i/>
          <w:sz w:val="22"/>
          <w:szCs w:val="22"/>
        </w:rPr>
        <w:t>:</w:t>
      </w:r>
      <w:r>
        <w:rPr>
          <w:rFonts w:cs="Arial"/>
          <w:i/>
          <w:sz w:val="22"/>
          <w:szCs w:val="22"/>
        </w:rPr>
        <w:t xml:space="preserve"> </w:t>
      </w:r>
      <w:r w:rsidRPr="00B11F10">
        <w:rPr>
          <w:rFonts w:cs="Arial"/>
          <w:i/>
          <w:sz w:val="22"/>
          <w:szCs w:val="22"/>
        </w:rPr>
        <w:t>Expert Manual Regions</w:t>
      </w:r>
    </w:p>
    <w:p w:rsidR="00924452" w:rsidRPr="00B11F10" w:rsidRDefault="00924452">
      <w:pPr>
        <w:rPr>
          <w:rFonts w:cs="Arial"/>
          <w:i/>
          <w:sz w:val="22"/>
          <w:szCs w:val="22"/>
        </w:rPr>
      </w:pPr>
    </w:p>
    <w:p w:rsidR="00AC7049" w:rsidRPr="00AC7049" w:rsidRDefault="00AC7049" w:rsidP="00AC7049">
      <w:pPr>
        <w:rPr>
          <w:b/>
        </w:rPr>
      </w:pPr>
      <w:r>
        <w:br w:type="page"/>
      </w:r>
    </w:p>
    <w:p w:rsidR="00A70675" w:rsidRPr="007A4D84" w:rsidRDefault="00A70675" w:rsidP="00AC7049">
      <w:pPr>
        <w:pStyle w:val="Heading1"/>
      </w:pPr>
      <w:bookmarkStart w:id="83" w:name="_Toc476150707"/>
      <w:r w:rsidRPr="007A4D84">
        <w:t>P</w:t>
      </w:r>
      <w:r w:rsidR="006E25FB">
        <w:t>ET Processing Variables &amp; Biostatistics Correlates</w:t>
      </w:r>
      <w:bookmarkEnd w:id="83"/>
    </w:p>
    <w:p w:rsidR="00A70675" w:rsidRDefault="00A70675">
      <w:pPr>
        <w:rPr>
          <w:rFonts w:cs="Arial"/>
          <w:sz w:val="22"/>
          <w:szCs w:val="22"/>
        </w:rPr>
      </w:pPr>
    </w:p>
    <w:tbl>
      <w:tblPr>
        <w:tblW w:w="10543" w:type="dxa"/>
        <w:tblInd w:w="95" w:type="dxa"/>
        <w:tblLook w:val="0000" w:firstRow="0" w:lastRow="0" w:firstColumn="0" w:lastColumn="0" w:noHBand="0" w:noVBand="0"/>
      </w:tblPr>
      <w:tblGrid>
        <w:gridCol w:w="5233"/>
        <w:gridCol w:w="5310"/>
      </w:tblGrid>
      <w:tr w:rsidR="00E1178F" w:rsidRPr="00E1178F">
        <w:trPr>
          <w:trHeight w:val="202"/>
        </w:trPr>
        <w:tc>
          <w:tcPr>
            <w:tcW w:w="5233" w:type="dxa"/>
            <w:tcBorders>
              <w:top w:val="nil"/>
              <w:left w:val="nil"/>
              <w:bottom w:val="nil"/>
              <w:right w:val="nil"/>
            </w:tcBorders>
            <w:shd w:val="clear" w:color="auto" w:fill="auto"/>
            <w:noWrap/>
            <w:vAlign w:val="bottom"/>
          </w:tcPr>
          <w:p w:rsidR="00E1178F" w:rsidRPr="00E1178F" w:rsidRDefault="00E1178F" w:rsidP="00E1178F">
            <w:pPr>
              <w:rPr>
                <w:rFonts w:ascii="Verdana" w:hAnsi="Verdana"/>
                <w:b/>
                <w:bCs/>
                <w:sz w:val="18"/>
                <w:szCs w:val="20"/>
              </w:rPr>
            </w:pPr>
            <w:bookmarkStart w:id="84" w:name="_Toc219440444"/>
            <w:r w:rsidRPr="00E1178F">
              <w:rPr>
                <w:rFonts w:ascii="Verdana" w:hAnsi="Verdana"/>
                <w:b/>
                <w:bCs/>
                <w:sz w:val="18"/>
                <w:szCs w:val="20"/>
              </w:rPr>
              <w:t>Structure Name</w:t>
            </w:r>
          </w:p>
        </w:tc>
        <w:tc>
          <w:tcPr>
            <w:tcW w:w="5310" w:type="dxa"/>
            <w:tcBorders>
              <w:top w:val="nil"/>
              <w:left w:val="nil"/>
              <w:bottom w:val="nil"/>
              <w:right w:val="nil"/>
            </w:tcBorders>
            <w:shd w:val="clear" w:color="auto" w:fill="auto"/>
            <w:noWrap/>
            <w:vAlign w:val="bottom"/>
          </w:tcPr>
          <w:p w:rsidR="00E1178F" w:rsidRPr="00E1178F" w:rsidRDefault="00E1178F" w:rsidP="00E1178F">
            <w:pPr>
              <w:rPr>
                <w:rFonts w:ascii="Verdana" w:hAnsi="Verdana"/>
                <w:b/>
                <w:bCs/>
                <w:sz w:val="18"/>
                <w:szCs w:val="20"/>
              </w:rPr>
            </w:pPr>
            <w:r w:rsidRPr="00E1178F">
              <w:rPr>
                <w:rFonts w:ascii="Verdana" w:hAnsi="Verdana"/>
                <w:b/>
                <w:bCs/>
                <w:sz w:val="18"/>
                <w:szCs w:val="20"/>
              </w:rPr>
              <w:t xml:space="preserve"> Biostat Standardizations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bookmarkStart w:id="85" w:name="OLE_LINK1"/>
            <w:r w:rsidRPr="00E1178F">
              <w:rPr>
                <w:rFonts w:ascii="Verdana" w:hAnsi="Verdana"/>
                <w:sz w:val="18"/>
                <w:szCs w:val="20"/>
              </w:rPr>
              <w:t>Accumbens_area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TOT_ACCUMBENS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Amygdala</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TOT_AMYGDALA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Brain_Stem</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TOT_BRAINSTEM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Caudate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TOT_CAUD</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CC_Anterior</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CRPCLM_ANT</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CC_Central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CRPCLM_CNTRL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CC_Mid_Anterior</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CRPCLM_MID_ANT</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CC_Mid_Posterior</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CRPCLM_MID_POST</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CC_Posterior</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CRPCLM_POST</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Cerebellum_Cortex</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TOT_CBLL_CORTEX</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Cerebellum_White_Matter</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TOT_CBLL_WM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choroid_plexus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TOT_CHORPLEX</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ctx_bankssts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TOT_CTX_SSTSBANK</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ctx_caudalanteriorcingulate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TOT_CTX_CAUDANTCNG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ctx_caudalmiddlefrontal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TOT_CTX_CAUDMIDFRN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ctx_corpuscallosum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TOT_CTX_CRPCLM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ctx_cuneus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ctx_entorhinal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TOT_CTX_ENTORHINAL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ctx_frontalpole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TOT_CTX_FRNPOLE</w:t>
            </w:r>
          </w:p>
        </w:tc>
      </w:tr>
      <w:bookmarkEnd w:id="85"/>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ctx_fusiform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TOT_CTX_FUSIFORM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ctx_inferiorparietal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TOT_CTX_INFERPRTL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ctx_inferiortemporal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TOT_CTX_INFERTMP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ctx_insula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TOT_CTX_INSULA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ctx_isthmuscingulate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TOT_CTX_ISTHMUSCNG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ctx_lateraloccipital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TOT_CTX_LATOCC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ctx_lateralorbitofrontal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TOT_CTX_LATORBFRN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ctx_lh_bankssts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L_CTX_SSTSBANK</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ctx_lh_caudalanteriorcingulate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L_CTX_CAUDANTCNG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ctx_lh_caudalmiddlefrontal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L_CTX_CAUDMIDFRN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ctx_lh_corpuscallosum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L_CTX_CRPCLM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ctx_lh_cuneus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ctx_lh_entorhinal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L_CTX_ENTORHINAL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ctx_lh_frontalpole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L_CTX_FRNPOLE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ctx_lh_fusiform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L_CTX_FUSIFORM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ctx_lh_inferiorparietal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L_CTX_INFRPRTL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ctx_lh_inferiortemporal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L_CTX_INFRTMP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ctx_lh_insula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L_CTX_INSULA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ctx_lh_isthmuscingulate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L_CTX_ISTHMUSCNG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ctx_lh_lateraloccipital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L_CTX_LATOCC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ctx_lh_lateralorbitofrontal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L_CTX_LATORBFRN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ctx_lh_lingual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L_CTX_LINGUAL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ctx_lh_medialorbitofrontal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L_CTX_MEDORBFRN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ctx_lh_middletemporal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L_CTX_MIDTMP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ctx_lh_paracentral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L_CTX_PARACNTRL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ctx_lh_parahippocampal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L_CTX_PARAHPCMPL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ctx_lh_parsopercularis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L_CTX_PARSOPRCLRS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ctx_lh_parsorbitalis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L_CTX_PARSORBLS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ctx_lh_parstriangularis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L_CTX_PARSTRNGLRS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ctx_lh_pericalcarine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L_CTX_PERICLCRN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ctx_lh_postcentral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L_CTX_POSTCNTRL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ctx_lh_posteriorcingulate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L_CTX_POSTCNG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ctx_lh_precentral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L_CTX_PRECNTRL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ctx_lh_precuneus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L_CTX_PRECUNEUS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ctx_lh_rostralanteriorcingulate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L_CTX_ROSANTCNG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ctx_lh_rostralmiddlefrontal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L_CTX_ROSMIDFRN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ctx_lh_superiorfrontal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L_CTX_SUPERFRN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ctx_lh_superiorparietal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L_CTX_SUPERPRTL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ctx_lh_superiortemporal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L_CTX_SUPERTMP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ctx_lh_supramarginal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L_CTX_SUPRAMRGNL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ctx_lh_temporalpole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L_CTX_TMPPOLE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ctx_lh_transversetemporal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L_CTX_TRANSTMP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ctx_lingual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TOT_CTX_LINGUAL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ctx_medialorbitofrontal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TOT_CTX_MEDORBFRN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ctx_middletemporal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TOT_CTX_MIDTMP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ctx_paracentral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TOT_CTX_PARACNTRL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ctx_parahippocampal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TOT_CTX_PARAHPCMPL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ctx_parsopercularis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TOT_CTX_PARSOPCLRS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ctx_parsorbitalis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TOT_CTX_PARSORBLS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ctx_parstriangularis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TOT_CTX_PARSTRNGLS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ctx_pericalcarine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TOT_CTX_PERICLCRN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ctx_postcentral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TOT_CTX_POSTCNTRL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ctx_posteriorcingulate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TOT_CTX_POSTCNG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ctx_precentral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TOT_CTX_PRECNTRL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ctx_rh_bankssts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R_CTX_SSTSBANK</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ctx_rh_caudalanteriorcingulate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R_CTX_CAUDANTCNG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ctx_rh_caudalmiddlefrontal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R_CTX_CAUDMIDFRN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ctx_rh_corpuscallosum</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R_CTX_CRPCLM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ctx_rh_cuneus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ctx_rh_entorhinal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R_CTX_ENTORHINAL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ctx_rh_frontalpole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R_CTX_FRNPOLE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ctx_rh_fusiform</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R_CTX_FUSIFORM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ctx_rh_inferiorparietal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R_CTX_INFPRTL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ctx_rh_inferiortemporal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R_CTX_INFTMP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ctx_rh_insula</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R_CTX_INSULA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ctx_rh_isthmuscingulate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R_CTX_ISTHMUSCNG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ctx_rh_lateraloccipital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R_CTX_LATOCC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ctx_rh_lateralorbitofrontal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R_CTX_LATORBFRN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ctx_rh_lingual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R_CTX_LINGUAL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ctx_rh_medialorbitofrontal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R_CTX_MEDORBFRN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ctx_rh_middletemporal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R_CTX_MIDTMP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ctx_rh_paracentral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R_CTX_PARACNTRL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ctx_rh_parahippocampal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R_CTX_PARAHPCMPL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ctx_rh_parsopercularis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R_CTX_PARSOPRCLRS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ctx_rh_parsorbitalis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R_CTX_PARSORBLS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ctx_rh_parstriangularis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R_CTX_PARSTRNGLRS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ctx_rh_pericalcarine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R_CTX_PERICLCRN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ctx_rh_postcentral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R_CTX_POSTCNTRL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ctx_rh_posteriorcingulate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R_CTX_POSTCNG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ctx_rh_precentral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R_CTX_PRECNTRL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ctx_rh_precuneus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R_CTX_PRECUNEUS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ctx_rh_rostralanteriorcingulate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R_CTX_ROSANTCNG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ctx_rh_rostralmiddlefrontal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R_CTX_ROSMIDFRN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ctx_rh_superiorfrontal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R_CTX_SUPERFRN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ctx_rh_superiorparietal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R_CTX_SUPERPRTL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ctx_rh_superiortemporal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R_CTX_SUPERTMP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ctx_rh_supramarginal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R_CTX_SUPRAMRGNL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ctx_rh_temporalpole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R_CTX_TMPPOLE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ctx_rh_transversetemporal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R_CTX_TRANSTMP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ctx_rostralanteriorcingulate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TOT_CTX_ROSANTCNG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ctx_rostralmiddlefrontal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TOT_CTX_ROSMIDFRN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ctx_superiorfrontal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TOT_CTX_SUPERFRN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ctx_superiorparietal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TOT_CTX_SUPERPRTL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ctx_superiortemporal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TOT_CTX_SUPERTMP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ctx_supramarginal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TOT_CTX_SUPRAMRGNL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ctx_temporalpole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TOT_CTX_TMPPOLE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ctx_transversetemporal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TOT_CTX_TRANSTMP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Hippocampus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TOT_HIPPOCAMPUS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Left_Accumbens_area</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L_ACCUMBENS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Left_Amygdala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L_AMYGDALA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Left_Caudate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L_CAUD</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Left_Cerebellum_Cortex</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L_CTX_CBLL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Left_Cerebellum_White_Matter</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L_WM_CBLL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Left_choroid_plexus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L_CHORPLEX</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Left_Hippocampus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L_HIPPOCAMPUS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Left_Pallidum</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L_PALLIDUM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Left_Putamen</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L_PUTAMEN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Left_Substancia_Nigra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L_SUBSTNCA_NGRA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Left_Thalamus_Proper</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L_THALAMUS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Left_UnsegmentedWhiteMatter</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L_WM_UNSEGMENTED</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Left_VentralDC</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L_VENTRALDC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OCC_FS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TOTFS_OCC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Pallidum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TOT_PALLIDUM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Putamen</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TOT_PUTAMEN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Right_Accumbens_area</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R_ACCUMBENS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Right_Amygdala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R_AMYGDALA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Right_Caudate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R_CAUD</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Right_Cerebellum_Cortex</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R_CTX_CBLL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Right_Cerebellum_White_Matter</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R_WM_CBLL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Right_choroid_plexus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R_CHORPLEX</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Right_Hippocampus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R_HIPPOCAMPUS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Right_Pallidum</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R_PALLIDUM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Right_Putamen</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R_PUTAMEN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Right_Substancia_Nigra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R_SUBSTNCA_NGRA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Right_Thalamus_Proper</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R_THALAMUS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Right_UnsegmentedWhiteMatter</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R_WM_UNSEGMENTED</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Right_VentralDC</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R_VENTRALDC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Substancia_Nigra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TOT_SUBSTNCA_NGRA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Thalamus_Proper</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TOT_THALAMUS_PRPR</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UnsegmentedWhiteMatter</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TOT_WM_UNSEGMENTED</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VentralDC</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TOT_VENTRALDC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wm_bankssts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TOT_WM_SSTSBNK</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wm_caudalanteriorcingulate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TOT_WM_CAUDANTCNG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wm_caudalmiddlefrontal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TOT_WM_CAUDMIDFRN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wm_corpuscallosum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TOT_WM_CRPCLM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wm_cuneus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wm_entorhinal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TOT_WM_ENTORHINAL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wm_frontalpole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TOT_WM_FRNPOLE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wm_fusiform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TOT_WM_FUSIFORM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wm_inferiorparietal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TOT_WM_INFERPRTL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wm_inferiortemporal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TOT_WM_INFERTMP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wm_insula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TOT_WM_INSULA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wm_isthmuscingulate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TOT_WM_ISTHMUSCNG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wm_lateraloccipital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TOT_WM_LATOCC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wm_lateralorbitofrontal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TOT_WM_LATORBFRN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wm_lh_bankssts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L_WM_SSTSBANK</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wm_lh_caudalanteriorcingulate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L_WM_CAUDANTCNG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wm_lh_caudalmiddlefrontal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L_WM_CAUDMIDFRN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wm_lh_corpuscallosum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L_WM_CRPCLM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wm_lh_cuneus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wm_lh_entorhinal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L_WM_ENTORHINAL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wm_lh_frontalpole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L_WM_FRNPOLE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wm_lh_fusiform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L_WM_FUSIFORM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wm_lh_inferiorparietal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L_WM_INFPRTL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wm_lh_inferiortemporal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L_WM_INFTMP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wm_lh_insula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L_WM_INSULA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wm_lh_isthmuscingulate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L_WM_ISTHMUSCNG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wm_lh_lateraloccipital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L_WM_LATOCC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wm_lh_lateralorbitofrontal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L_WM_LATORBFRN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wm_lh_lingual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L_WM_LINGUAL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wm_lh_medialorbitofrontal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L_WM_MEDORBFRN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wm_lh_middletemporal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L_WM_MIDTMP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wm_lh_paracentral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L_WM_PARACNTRL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wm_lh_parahippocampal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L_WM_PARAHPCMPL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wm_lh_parsopercularis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L_WM_PARSOPRCLRS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wm_lh_parsorbitalis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L_WM_PARSORBLS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wm_lh_parstriangularis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L_WM_PARSTRIANGLRS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wm_lh_pericalcarine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L_WM_PERICLCRN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wm_lh_postcentral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L_WM_POSTCNTRL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wm_lh_posteriorcingulate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L_WM_POSTCNG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wm_lh_precentral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L_WM_PRECNTRL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wm_lh_precuneus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L_WM_PRECUNEUS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wm_lh_rostralanteriorcingulate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L_WM_ROSANTCNG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wm_lh_rostralmiddlefrontal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L_WM_ROSMIDFRN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wm_lh_superiorfrontal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L_WM_SUPERFRN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wm_lh_superiorparietal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L_WM_SUPERPRTL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wm_lh_superiortemporal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L_WM_SUPERTMP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wm_lh_supramarginal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L_WM_SUPRAMRGNL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wm_lh_temporalpole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L_WM_TMPPOLE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wm_lh_transversetemporal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L_WM_TRANSTMP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wm_lingual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TOT_WM_LINGUAL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wm_medialorbitofrontal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TOT_WM_MEDORBFRN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wm_middletemporal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TOT_WM_MIDTMP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wm_paracentral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TOT_WM_PARACNTRL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wm_parahippocampal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TOT_WM_PARAHPCMPL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wm_parsopercularis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TOT_WM_PARSOPRCLRS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wm_parsorbitalis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TOT_WM_PARSORBLS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wm_parstriangularis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TOT_WM_PARSTRNGLRS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wm_pericalcarine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TOT_WM_PERICLCRN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wm_postcentral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TOT_WM_POSTCNTRL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wm_posteriorcingulate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TOT_WM_POSTCNG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wm_precentral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TOT_WM_PRECNTRL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wm_precuneus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TOT_WM_PRECUNEUS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wm_rh_bankssts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R_WM_SSTSBANK</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wm_rh_caudalanteriorcingulate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R_WM_CAUDANTCNG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wm_rh_caudalmiddlefrontal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R_WM_CAUDMIDFRN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wm_rh_corpuscallosum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R_WM_CRPCLM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wm_rh_cuneus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wm_rh_entorhinal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R_WM_ENTORHINAL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wm_rh_frontalpole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R_WM_FRNPOLE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wm_rh_fusiform</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R_WM_FUSIFORM</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wm_rh_inferiorparietal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R_WM_INFERIORPRTL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wm_rh_inferiortemporal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R_WM_INFERIORTMP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wm_rh_insula</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R_WM_INSULA</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wm_rh_isthmuscingulate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R_WM_ISTHMUSCNG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wm_rh_lateraloccipital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R_WM_LATOCC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wm_rh_lateralorbitofrontal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R_WM_LATORBFRN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wm_rh_lingual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R_WM_LINGUAL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wm_rh_medialorbitofrontal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R_WM_MEDORBFRN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wm_rh_middletemporal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R_WM_MIDTMP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wm_rh_paracentral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R_WM_PARACNTRL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wm_rh_parahippocampal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R_WM_PARAHPCMPL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wm_rh_parsopercularis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R_WM_PARSOPRCLRS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wm_rh_parsorbitalis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R_WM_PARSORBLS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wm_rh_parstriangularis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R_WM_PARSTRNGLRS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wm_rh_pericalcarine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R_WM_PERICLCRN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wm_rh_postcentral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R_WM_POSTCNTRL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wm_rh_posteriorcingulate</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R_WM_POSTCNG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wm_rh_precentral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R_WM_PRECNTRL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wm_rh_precuneus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R_WM_PRECUNEUS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wm_rh_rostralanteriorcingulate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R_WM_ROSANTCNG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wm_rh_rostralmiddlefrontal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R_WM_ROSMIDFRN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wm_rh_superiorfrontal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R_WM_SUPERFRN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wm_rh_superiorparietal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R_WM_SUPERPRTL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wm_rh_superiortemporal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R_WM_SUPERTMP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wm_rh_supramarginal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R_WM_SUPRAMRGNL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wm_rh_temporalpole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R_WM_TMPPOLE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wm_rh_transversetemporal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R_WM_TRANSTMP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wm_rostralanteriorcingulate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TOT_WM_ROSANTCNG</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wm_rostralmiddlefrontal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TOT_WM_ROSMIDFRN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wm_superiorfrontal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TOT_WM_SUPERFRN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wm_superiorparietal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TOT_WM_SUPERPRTL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wm_superiortemporal</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TOT_WM_SUPERTMP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wm_supramarginal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TOT_WM_SUPRAMRGNL</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wm_temporalpole</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TOT_WM_TMPPOLE</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wm_transversetemporal</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sz w:val="18"/>
                <w:szCs w:val="20"/>
              </w:rPr>
            </w:pPr>
            <w:r w:rsidRPr="00E1178F">
              <w:rPr>
                <w:rFonts w:ascii="Verdana" w:hAnsi="Verdana"/>
                <w:sz w:val="18"/>
                <w:szCs w:val="20"/>
              </w:rPr>
              <w:t>TOT_WM_TRANSTMP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color w:val="DD0806"/>
                <w:sz w:val="18"/>
                <w:szCs w:val="20"/>
              </w:rPr>
            </w:pPr>
            <w:r w:rsidRPr="00E1178F">
              <w:rPr>
                <w:rFonts w:ascii="Verdana" w:hAnsi="Verdana"/>
                <w:color w:val="DD0806"/>
                <w:sz w:val="18"/>
                <w:szCs w:val="20"/>
              </w:rPr>
              <w:t>ctx_precuneus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color w:val="DD0806"/>
                <w:sz w:val="18"/>
                <w:szCs w:val="20"/>
              </w:rPr>
            </w:pPr>
            <w:r w:rsidRPr="00E1178F">
              <w:rPr>
                <w:rFonts w:ascii="Verdana" w:hAnsi="Verdana"/>
                <w:color w:val="DD0806"/>
                <w:sz w:val="18"/>
                <w:szCs w:val="20"/>
              </w:rPr>
              <w:t>TOT_CTX_PRECUNEUS</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color w:val="DD0806"/>
                <w:sz w:val="18"/>
                <w:szCs w:val="20"/>
              </w:rPr>
            </w:pPr>
            <w:r w:rsidRPr="00E1178F">
              <w:rPr>
                <w:rFonts w:ascii="Verdana" w:hAnsi="Verdana"/>
                <w:color w:val="DD0806"/>
                <w:sz w:val="18"/>
                <w:szCs w:val="20"/>
              </w:rPr>
              <w:t>GR_FS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color w:val="DD0806"/>
                <w:sz w:val="18"/>
                <w:szCs w:val="20"/>
              </w:rPr>
            </w:pPr>
            <w:r w:rsidRPr="00E1178F">
              <w:rPr>
                <w:rFonts w:ascii="Verdana" w:hAnsi="Verdana"/>
                <w:color w:val="DD0806"/>
                <w:sz w:val="18"/>
                <w:szCs w:val="20"/>
              </w:rPr>
              <w:t>TOTFS_GYREC</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color w:val="DD0806"/>
                <w:sz w:val="18"/>
                <w:szCs w:val="20"/>
              </w:rPr>
            </w:pPr>
            <w:r w:rsidRPr="00E1178F">
              <w:rPr>
                <w:rFonts w:ascii="Verdana" w:hAnsi="Verdana"/>
                <w:color w:val="DD0806"/>
                <w:sz w:val="18"/>
                <w:szCs w:val="20"/>
              </w:rPr>
              <w:t>PREF_FS</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E1178F" w:rsidRDefault="00E1178F" w:rsidP="00E1178F">
            <w:pPr>
              <w:rPr>
                <w:rFonts w:ascii="Verdana" w:hAnsi="Verdana"/>
                <w:color w:val="DD0806"/>
                <w:sz w:val="18"/>
                <w:szCs w:val="20"/>
              </w:rPr>
            </w:pPr>
            <w:r w:rsidRPr="00E1178F">
              <w:rPr>
                <w:rFonts w:ascii="Verdana" w:hAnsi="Verdana"/>
                <w:color w:val="DD0806"/>
                <w:sz w:val="18"/>
                <w:szCs w:val="20"/>
              </w:rPr>
              <w:t>TOTFS_PREFRN</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color w:val="DD0806"/>
                <w:sz w:val="18"/>
                <w:szCs w:val="20"/>
              </w:rPr>
            </w:pPr>
            <w:r w:rsidRPr="00E1178F">
              <w:rPr>
                <w:rFonts w:ascii="Verdana" w:hAnsi="Verdana"/>
                <w:color w:val="DD0806"/>
                <w:sz w:val="18"/>
                <w:szCs w:val="20"/>
              </w:rPr>
              <w:t>TEMP_FS</w:t>
            </w:r>
          </w:p>
        </w:tc>
        <w:tc>
          <w:tcPr>
            <w:tcW w:w="5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178F" w:rsidRPr="00E1178F" w:rsidRDefault="00E1178F" w:rsidP="00E1178F">
            <w:pPr>
              <w:rPr>
                <w:rFonts w:ascii="Verdana" w:hAnsi="Verdana"/>
                <w:color w:val="DD0806"/>
                <w:sz w:val="18"/>
                <w:szCs w:val="20"/>
              </w:rPr>
            </w:pPr>
            <w:r w:rsidRPr="00E1178F">
              <w:rPr>
                <w:rFonts w:ascii="Verdana" w:hAnsi="Verdana"/>
                <w:color w:val="DD0806"/>
                <w:sz w:val="18"/>
                <w:szCs w:val="20"/>
              </w:rPr>
              <w:t>TOTFS_TMP</w:t>
            </w:r>
          </w:p>
        </w:tc>
      </w:tr>
      <w:tr w:rsidR="00E1178F" w:rsidRPr="00E1178F">
        <w:trPr>
          <w:trHeight w:val="202"/>
        </w:trPr>
        <w:tc>
          <w:tcPr>
            <w:tcW w:w="523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0D0013" w:rsidRDefault="00E1178F" w:rsidP="00E1178F">
            <w:pPr>
              <w:rPr>
                <w:rFonts w:ascii="Verdana" w:hAnsi="Verdana"/>
                <w:sz w:val="18"/>
                <w:szCs w:val="20"/>
                <w:highlight w:val="yellow"/>
              </w:rPr>
            </w:pPr>
            <w:r w:rsidRPr="000D0013">
              <w:rPr>
                <w:rFonts w:ascii="Verdana" w:hAnsi="Verdana"/>
                <w:sz w:val="18"/>
                <w:szCs w:val="20"/>
                <w:highlight w:val="yellow"/>
              </w:rPr>
              <w:t>MCBP</w:t>
            </w:r>
          </w:p>
        </w:tc>
        <w:tc>
          <w:tcPr>
            <w:tcW w:w="531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1178F" w:rsidRPr="000D0013" w:rsidRDefault="00E1178F" w:rsidP="00E1178F">
            <w:pPr>
              <w:rPr>
                <w:rFonts w:ascii="Verdana" w:hAnsi="Verdana"/>
                <w:sz w:val="18"/>
                <w:szCs w:val="20"/>
                <w:highlight w:val="yellow"/>
              </w:rPr>
            </w:pPr>
            <w:r w:rsidRPr="000D0013">
              <w:rPr>
                <w:rFonts w:ascii="Verdana" w:hAnsi="Verdana"/>
                <w:sz w:val="18"/>
                <w:szCs w:val="20"/>
                <w:highlight w:val="yellow"/>
              </w:rPr>
              <w:t>TOT_CORTMEAN</w:t>
            </w:r>
          </w:p>
        </w:tc>
      </w:tr>
    </w:tbl>
    <w:p w:rsidR="00AC7049" w:rsidRPr="00FC31A8" w:rsidRDefault="00AC7049" w:rsidP="00FC31A8"/>
    <w:p w:rsidR="00FC31A8" w:rsidRDefault="00AC7049" w:rsidP="00AC7049">
      <w:pPr>
        <w:pStyle w:val="Heading1"/>
      </w:pPr>
      <w:r>
        <w:br w:type="page"/>
      </w:r>
      <w:bookmarkStart w:id="86" w:name="_Toc476150708"/>
      <w:r w:rsidR="004A4D3B">
        <w:t xml:space="preserve">Manual Region </w:t>
      </w:r>
      <w:r w:rsidR="00FC31A8" w:rsidRPr="007A4D84">
        <w:t>P</w:t>
      </w:r>
      <w:r w:rsidR="00FC31A8">
        <w:t xml:space="preserve">ET Processing Biostatistics </w:t>
      </w:r>
      <w:r w:rsidR="00073F03">
        <w:t>Variables</w:t>
      </w:r>
      <w:bookmarkEnd w:id="86"/>
    </w:p>
    <w:p w:rsidR="00FC31A8" w:rsidRDefault="00FC31A8" w:rsidP="00AC7049">
      <w:pPr>
        <w:pStyle w:val="Heading1"/>
      </w:pPr>
    </w:p>
    <w:tbl>
      <w:tblPr>
        <w:tblW w:w="9260" w:type="dxa"/>
        <w:tblInd w:w="96" w:type="dxa"/>
        <w:tblLook w:val="0000" w:firstRow="0" w:lastRow="0" w:firstColumn="0" w:lastColumn="0" w:noHBand="0" w:noVBand="0"/>
      </w:tblPr>
      <w:tblGrid>
        <w:gridCol w:w="2880"/>
        <w:gridCol w:w="3220"/>
        <w:gridCol w:w="3160"/>
      </w:tblGrid>
      <w:tr w:rsidR="00073F03" w:rsidRPr="00073F03">
        <w:trPr>
          <w:trHeight w:val="144"/>
        </w:trPr>
        <w:tc>
          <w:tcPr>
            <w:tcW w:w="2880" w:type="dxa"/>
            <w:tcBorders>
              <w:top w:val="single" w:sz="8" w:space="0" w:color="auto"/>
              <w:left w:val="single" w:sz="8" w:space="0" w:color="auto"/>
              <w:bottom w:val="single" w:sz="8" w:space="0" w:color="auto"/>
              <w:right w:val="single" w:sz="8" w:space="0" w:color="auto"/>
            </w:tcBorders>
            <w:shd w:val="clear" w:color="auto" w:fill="auto"/>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PiB_mBP_TOT_BRAINSTEM</w:t>
            </w:r>
          </w:p>
        </w:tc>
        <w:tc>
          <w:tcPr>
            <w:tcW w:w="3220" w:type="dxa"/>
            <w:tcBorders>
              <w:top w:val="single" w:sz="8" w:space="0" w:color="auto"/>
              <w:left w:val="nil"/>
              <w:bottom w:val="single" w:sz="8" w:space="0" w:color="auto"/>
              <w:right w:val="single" w:sz="8" w:space="0" w:color="auto"/>
            </w:tcBorders>
            <w:shd w:val="clear" w:color="auto" w:fill="auto"/>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PiB_mSUVR_TOT_BRAINSTEM</w:t>
            </w:r>
          </w:p>
        </w:tc>
        <w:tc>
          <w:tcPr>
            <w:tcW w:w="3160" w:type="dxa"/>
            <w:tcBorders>
              <w:top w:val="single" w:sz="8" w:space="0" w:color="auto"/>
              <w:left w:val="nil"/>
              <w:bottom w:val="single" w:sz="8" w:space="0" w:color="auto"/>
              <w:right w:val="single" w:sz="8" w:space="0" w:color="auto"/>
            </w:tcBorders>
            <w:shd w:val="clear" w:color="auto" w:fill="auto"/>
            <w:noWrap/>
            <w:vAlign w:val="bottom"/>
          </w:tcPr>
          <w:p w:rsidR="00073F03" w:rsidRPr="00073F03" w:rsidRDefault="00073F03" w:rsidP="00073F03">
            <w:pPr>
              <w:rPr>
                <w:rFonts w:ascii="Verdana" w:hAnsi="Verdana"/>
                <w:sz w:val="18"/>
                <w:szCs w:val="18"/>
              </w:rPr>
            </w:pPr>
            <w:r w:rsidRPr="00073F03">
              <w:rPr>
                <w:rFonts w:ascii="Verdana" w:hAnsi="Verdana"/>
                <w:sz w:val="18"/>
                <w:szCs w:val="18"/>
              </w:rPr>
              <w:t>FDG_mSUVR_TOT_BRAINSTEM</w:t>
            </w:r>
          </w:p>
        </w:tc>
      </w:tr>
      <w:tr w:rsidR="00073F03" w:rsidRPr="00073F03">
        <w:trPr>
          <w:trHeight w:val="144"/>
        </w:trPr>
        <w:tc>
          <w:tcPr>
            <w:tcW w:w="2880" w:type="dxa"/>
            <w:tcBorders>
              <w:top w:val="nil"/>
              <w:left w:val="single" w:sz="8" w:space="0" w:color="auto"/>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PiB_mBP_TOT_OCC</w:t>
            </w:r>
          </w:p>
        </w:tc>
        <w:tc>
          <w:tcPr>
            <w:tcW w:w="3220" w:type="dxa"/>
            <w:tcBorders>
              <w:top w:val="nil"/>
              <w:left w:val="nil"/>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PiB_mSUVR_TOT_OCC</w:t>
            </w:r>
          </w:p>
        </w:tc>
        <w:tc>
          <w:tcPr>
            <w:tcW w:w="3160" w:type="dxa"/>
            <w:tcBorders>
              <w:top w:val="nil"/>
              <w:left w:val="nil"/>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rPr>
              <w:t>FDG_mSUVR_TOT_OCC</w:t>
            </w:r>
          </w:p>
        </w:tc>
      </w:tr>
      <w:tr w:rsidR="00073F03" w:rsidRPr="00073F03">
        <w:trPr>
          <w:trHeight w:val="144"/>
        </w:trPr>
        <w:tc>
          <w:tcPr>
            <w:tcW w:w="2880" w:type="dxa"/>
            <w:tcBorders>
              <w:top w:val="nil"/>
              <w:left w:val="single" w:sz="8" w:space="0" w:color="auto"/>
              <w:bottom w:val="single" w:sz="8" w:space="0" w:color="auto"/>
              <w:right w:val="single" w:sz="8" w:space="0" w:color="auto"/>
            </w:tcBorders>
            <w:shd w:val="clear" w:color="auto" w:fill="auto"/>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PiB_mBP_TOT_PREFRN</w:t>
            </w:r>
          </w:p>
        </w:tc>
        <w:tc>
          <w:tcPr>
            <w:tcW w:w="3220" w:type="dxa"/>
            <w:tcBorders>
              <w:top w:val="nil"/>
              <w:left w:val="nil"/>
              <w:bottom w:val="single" w:sz="8" w:space="0" w:color="auto"/>
              <w:right w:val="single" w:sz="8" w:space="0" w:color="auto"/>
            </w:tcBorders>
            <w:shd w:val="clear" w:color="auto" w:fill="auto"/>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PiB_mSUVR_TOT_PREFRN</w:t>
            </w:r>
          </w:p>
        </w:tc>
        <w:tc>
          <w:tcPr>
            <w:tcW w:w="3160" w:type="dxa"/>
            <w:tcBorders>
              <w:top w:val="nil"/>
              <w:left w:val="nil"/>
              <w:bottom w:val="single" w:sz="8" w:space="0" w:color="auto"/>
              <w:right w:val="single" w:sz="8" w:space="0" w:color="auto"/>
            </w:tcBorders>
            <w:shd w:val="clear" w:color="auto" w:fill="auto"/>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FDG_mSUVR_TOT_PREFRN</w:t>
            </w:r>
          </w:p>
        </w:tc>
      </w:tr>
      <w:tr w:rsidR="00073F03" w:rsidRPr="00073F03">
        <w:trPr>
          <w:trHeight w:val="144"/>
        </w:trPr>
        <w:tc>
          <w:tcPr>
            <w:tcW w:w="2880" w:type="dxa"/>
            <w:tcBorders>
              <w:top w:val="nil"/>
              <w:left w:val="single" w:sz="8" w:space="0" w:color="auto"/>
              <w:bottom w:val="single" w:sz="8" w:space="0" w:color="auto"/>
              <w:right w:val="single" w:sz="8" w:space="0" w:color="auto"/>
            </w:tcBorders>
            <w:shd w:val="clear" w:color="auto" w:fill="C0C0C0"/>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PiB_mBP_TOT_TMP</w:t>
            </w:r>
          </w:p>
        </w:tc>
        <w:tc>
          <w:tcPr>
            <w:tcW w:w="3220" w:type="dxa"/>
            <w:tcBorders>
              <w:top w:val="nil"/>
              <w:left w:val="nil"/>
              <w:bottom w:val="single" w:sz="8" w:space="0" w:color="auto"/>
              <w:right w:val="single" w:sz="8" w:space="0" w:color="auto"/>
            </w:tcBorders>
            <w:shd w:val="clear" w:color="auto" w:fill="C0C0C0"/>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PiB_mSUVR_TOT_TMP</w:t>
            </w:r>
          </w:p>
        </w:tc>
        <w:tc>
          <w:tcPr>
            <w:tcW w:w="3160" w:type="dxa"/>
            <w:tcBorders>
              <w:top w:val="nil"/>
              <w:left w:val="nil"/>
              <w:bottom w:val="single" w:sz="8" w:space="0" w:color="auto"/>
              <w:right w:val="single" w:sz="8" w:space="0" w:color="auto"/>
            </w:tcBorders>
            <w:shd w:val="clear" w:color="auto" w:fill="C0C0C0"/>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FDG_mSUVR_TOT_TMP</w:t>
            </w:r>
          </w:p>
        </w:tc>
      </w:tr>
      <w:tr w:rsidR="00073F03" w:rsidRPr="00073F03">
        <w:trPr>
          <w:trHeight w:val="144"/>
        </w:trPr>
        <w:tc>
          <w:tcPr>
            <w:tcW w:w="2880" w:type="dxa"/>
            <w:tcBorders>
              <w:top w:val="nil"/>
              <w:left w:val="single" w:sz="8" w:space="0" w:color="auto"/>
              <w:bottom w:val="single" w:sz="8" w:space="0" w:color="auto"/>
              <w:right w:val="single" w:sz="8" w:space="0" w:color="auto"/>
            </w:tcBorders>
            <w:shd w:val="clear" w:color="auto" w:fill="auto"/>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PiB_mBP_TOT_PRECUNEUS</w:t>
            </w:r>
          </w:p>
        </w:tc>
        <w:tc>
          <w:tcPr>
            <w:tcW w:w="3220" w:type="dxa"/>
            <w:tcBorders>
              <w:top w:val="nil"/>
              <w:left w:val="nil"/>
              <w:bottom w:val="single" w:sz="8" w:space="0" w:color="auto"/>
              <w:right w:val="single" w:sz="8" w:space="0" w:color="auto"/>
            </w:tcBorders>
            <w:shd w:val="clear" w:color="auto" w:fill="auto"/>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PiB_mSUVR_TOT_PRECUNEUS</w:t>
            </w:r>
          </w:p>
        </w:tc>
        <w:tc>
          <w:tcPr>
            <w:tcW w:w="3160" w:type="dxa"/>
            <w:tcBorders>
              <w:top w:val="nil"/>
              <w:left w:val="nil"/>
              <w:bottom w:val="single" w:sz="8" w:space="0" w:color="auto"/>
              <w:right w:val="single" w:sz="8" w:space="0" w:color="auto"/>
            </w:tcBorders>
            <w:shd w:val="clear" w:color="auto" w:fill="auto"/>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FDG_mSUVR_TOT_PRECUNEUS</w:t>
            </w:r>
          </w:p>
        </w:tc>
      </w:tr>
      <w:tr w:rsidR="00073F03" w:rsidRPr="00073F03">
        <w:trPr>
          <w:trHeight w:val="144"/>
        </w:trPr>
        <w:tc>
          <w:tcPr>
            <w:tcW w:w="2880" w:type="dxa"/>
            <w:tcBorders>
              <w:top w:val="nil"/>
              <w:left w:val="single" w:sz="8" w:space="0" w:color="auto"/>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PiB_mBP_TOT_CAUD</w:t>
            </w:r>
          </w:p>
        </w:tc>
        <w:tc>
          <w:tcPr>
            <w:tcW w:w="3220" w:type="dxa"/>
            <w:tcBorders>
              <w:top w:val="nil"/>
              <w:left w:val="nil"/>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PiB_mSUVR_TOT_CAUD</w:t>
            </w:r>
          </w:p>
        </w:tc>
        <w:tc>
          <w:tcPr>
            <w:tcW w:w="3160" w:type="dxa"/>
            <w:tcBorders>
              <w:top w:val="nil"/>
              <w:left w:val="nil"/>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rPr>
              <w:t>FDG_mSUVR_TOT_CAUD</w:t>
            </w:r>
          </w:p>
        </w:tc>
      </w:tr>
      <w:tr w:rsidR="00073F03" w:rsidRPr="00073F03">
        <w:trPr>
          <w:trHeight w:val="144"/>
        </w:trPr>
        <w:tc>
          <w:tcPr>
            <w:tcW w:w="2880" w:type="dxa"/>
            <w:tcBorders>
              <w:top w:val="nil"/>
              <w:left w:val="single" w:sz="8" w:space="0" w:color="auto"/>
              <w:bottom w:val="single" w:sz="8" w:space="0" w:color="auto"/>
              <w:right w:val="single" w:sz="8" w:space="0" w:color="auto"/>
            </w:tcBorders>
            <w:shd w:val="clear" w:color="auto" w:fill="auto"/>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PiB_mBP_TOT_GYREC</w:t>
            </w:r>
          </w:p>
        </w:tc>
        <w:tc>
          <w:tcPr>
            <w:tcW w:w="3220" w:type="dxa"/>
            <w:tcBorders>
              <w:top w:val="nil"/>
              <w:left w:val="nil"/>
              <w:bottom w:val="single" w:sz="8" w:space="0" w:color="auto"/>
              <w:right w:val="single" w:sz="8" w:space="0" w:color="auto"/>
            </w:tcBorders>
            <w:shd w:val="clear" w:color="auto" w:fill="auto"/>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PiB_mSUVR_TOT_GYREC</w:t>
            </w:r>
          </w:p>
        </w:tc>
        <w:tc>
          <w:tcPr>
            <w:tcW w:w="3160" w:type="dxa"/>
            <w:tcBorders>
              <w:top w:val="nil"/>
              <w:left w:val="nil"/>
              <w:bottom w:val="single" w:sz="8" w:space="0" w:color="auto"/>
              <w:right w:val="single" w:sz="8" w:space="0" w:color="auto"/>
            </w:tcBorders>
            <w:shd w:val="clear" w:color="auto" w:fill="auto"/>
            <w:noWrap/>
            <w:vAlign w:val="bottom"/>
          </w:tcPr>
          <w:p w:rsidR="00073F03" w:rsidRPr="00822A9C" w:rsidRDefault="00073F03" w:rsidP="00073F03">
            <w:pPr>
              <w:rPr>
                <w:rFonts w:ascii="Verdana" w:hAnsi="Verdana"/>
                <w:color w:val="FF0000"/>
                <w:sz w:val="18"/>
                <w:szCs w:val="18"/>
              </w:rPr>
            </w:pPr>
            <w:r w:rsidRPr="00822A9C">
              <w:rPr>
                <w:rFonts w:ascii="Verdana" w:hAnsi="Verdana"/>
                <w:color w:val="FF0000"/>
                <w:sz w:val="18"/>
                <w:szCs w:val="18"/>
              </w:rPr>
              <w:t>FDG_mSUVR_TOT_GYREC</w:t>
            </w:r>
          </w:p>
        </w:tc>
      </w:tr>
      <w:tr w:rsidR="00073F03" w:rsidRPr="00073F03">
        <w:trPr>
          <w:trHeight w:val="144"/>
        </w:trPr>
        <w:tc>
          <w:tcPr>
            <w:tcW w:w="2880" w:type="dxa"/>
            <w:tcBorders>
              <w:top w:val="nil"/>
              <w:left w:val="single" w:sz="8" w:space="0" w:color="auto"/>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PiB_mBP_TOT_PRTL</w:t>
            </w:r>
          </w:p>
        </w:tc>
        <w:tc>
          <w:tcPr>
            <w:tcW w:w="3220" w:type="dxa"/>
            <w:tcBorders>
              <w:top w:val="nil"/>
              <w:left w:val="nil"/>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PiB_mSUVR_TOT_PRTL</w:t>
            </w:r>
          </w:p>
        </w:tc>
        <w:tc>
          <w:tcPr>
            <w:tcW w:w="3160" w:type="dxa"/>
            <w:tcBorders>
              <w:top w:val="nil"/>
              <w:left w:val="nil"/>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rPr>
              <w:t>FDG_mSUVR_TOT_PRTL</w:t>
            </w:r>
          </w:p>
        </w:tc>
      </w:tr>
      <w:tr w:rsidR="00073F03" w:rsidRPr="00073F03">
        <w:trPr>
          <w:trHeight w:val="144"/>
        </w:trPr>
        <w:tc>
          <w:tcPr>
            <w:tcW w:w="2880" w:type="dxa"/>
            <w:tcBorders>
              <w:top w:val="nil"/>
              <w:left w:val="single" w:sz="8" w:space="0" w:color="auto"/>
              <w:bottom w:val="single" w:sz="8" w:space="0" w:color="auto"/>
              <w:right w:val="single" w:sz="8" w:space="0" w:color="auto"/>
            </w:tcBorders>
            <w:shd w:val="clear" w:color="auto" w:fill="auto"/>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PiB_mBP_TOT_ROSANTCNG</w:t>
            </w:r>
          </w:p>
        </w:tc>
        <w:tc>
          <w:tcPr>
            <w:tcW w:w="3220" w:type="dxa"/>
            <w:tcBorders>
              <w:top w:val="nil"/>
              <w:left w:val="nil"/>
              <w:bottom w:val="single" w:sz="8" w:space="0" w:color="auto"/>
              <w:right w:val="single" w:sz="8" w:space="0" w:color="auto"/>
            </w:tcBorders>
            <w:shd w:val="clear" w:color="auto" w:fill="auto"/>
            <w:noWrap/>
            <w:vAlign w:val="bottom"/>
          </w:tcPr>
          <w:p w:rsidR="00073F03" w:rsidRPr="00073F03" w:rsidRDefault="00073F03" w:rsidP="00073F03">
            <w:pPr>
              <w:rPr>
                <w:rFonts w:ascii="Verdana" w:hAnsi="Verdana"/>
                <w:sz w:val="18"/>
                <w:szCs w:val="18"/>
              </w:rPr>
            </w:pPr>
            <w:r w:rsidRPr="00073F03">
              <w:rPr>
                <w:rFonts w:ascii="Verdana" w:hAnsi="Verdana"/>
                <w:sz w:val="18"/>
                <w:szCs w:val="18"/>
              </w:rPr>
              <w:t>PiB_mSUVR_TOT_ROSANTCNG</w:t>
            </w:r>
          </w:p>
        </w:tc>
        <w:tc>
          <w:tcPr>
            <w:tcW w:w="3160" w:type="dxa"/>
            <w:tcBorders>
              <w:top w:val="nil"/>
              <w:left w:val="nil"/>
              <w:bottom w:val="single" w:sz="8" w:space="0" w:color="auto"/>
              <w:right w:val="single" w:sz="8" w:space="0" w:color="auto"/>
            </w:tcBorders>
            <w:shd w:val="clear" w:color="auto" w:fill="auto"/>
            <w:noWrap/>
            <w:vAlign w:val="bottom"/>
          </w:tcPr>
          <w:p w:rsidR="00073F03" w:rsidRPr="00073F03" w:rsidRDefault="00073F03" w:rsidP="00073F03">
            <w:pPr>
              <w:rPr>
                <w:rFonts w:ascii="Verdana" w:hAnsi="Verdana"/>
                <w:sz w:val="18"/>
                <w:szCs w:val="18"/>
              </w:rPr>
            </w:pPr>
            <w:r w:rsidRPr="00073F03">
              <w:rPr>
                <w:rFonts w:ascii="Verdana" w:hAnsi="Verdana"/>
                <w:sz w:val="18"/>
                <w:szCs w:val="18"/>
              </w:rPr>
              <w:t>FDG_mSUVR_TOT_ROSANTCNG</w:t>
            </w:r>
          </w:p>
        </w:tc>
      </w:tr>
      <w:tr w:rsidR="00073F03" w:rsidRPr="00073F03">
        <w:trPr>
          <w:trHeight w:val="144"/>
        </w:trPr>
        <w:tc>
          <w:tcPr>
            <w:tcW w:w="2880" w:type="dxa"/>
            <w:tcBorders>
              <w:top w:val="nil"/>
              <w:left w:val="single" w:sz="8" w:space="0" w:color="auto"/>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shd w:val="solid" w:color="FFFF00" w:fill="auto"/>
              </w:rPr>
              <w:t>PiB_mBP_TOT_CORTMEAN</w:t>
            </w:r>
          </w:p>
        </w:tc>
        <w:tc>
          <w:tcPr>
            <w:tcW w:w="3220" w:type="dxa"/>
            <w:tcBorders>
              <w:top w:val="nil"/>
              <w:left w:val="nil"/>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shd w:val="solid" w:color="FFFF00" w:fill="auto"/>
              </w:rPr>
              <w:t>PiB_mSUVR_TOT_CORTMEAN</w:t>
            </w:r>
          </w:p>
        </w:tc>
        <w:tc>
          <w:tcPr>
            <w:tcW w:w="3160" w:type="dxa"/>
            <w:tcBorders>
              <w:top w:val="nil"/>
              <w:left w:val="nil"/>
              <w:bottom w:val="single" w:sz="8" w:space="0" w:color="auto"/>
              <w:right w:val="single" w:sz="8" w:space="0" w:color="auto"/>
            </w:tcBorders>
            <w:shd w:val="clear" w:color="auto" w:fill="C0C0C0"/>
            <w:noWrap/>
            <w:vAlign w:val="bottom"/>
          </w:tcPr>
          <w:p w:rsidR="00073F03" w:rsidRPr="00073F03" w:rsidRDefault="00073F03" w:rsidP="00073F03">
            <w:pPr>
              <w:rPr>
                <w:rFonts w:ascii="Verdana" w:hAnsi="Verdana"/>
                <w:sz w:val="18"/>
                <w:szCs w:val="18"/>
              </w:rPr>
            </w:pPr>
            <w:r w:rsidRPr="00073F03">
              <w:rPr>
                <w:rFonts w:ascii="Verdana" w:hAnsi="Verdana"/>
                <w:sz w:val="18"/>
                <w:szCs w:val="18"/>
                <w:shd w:val="solid" w:color="FFFF00" w:fill="auto"/>
              </w:rPr>
              <w:t>FDG_mSUVR_TOT_CORTMEAN</w:t>
            </w:r>
          </w:p>
        </w:tc>
      </w:tr>
    </w:tbl>
    <w:p w:rsidR="00073F03" w:rsidRDefault="00073F03" w:rsidP="00FC31A8">
      <w:pPr>
        <w:rPr>
          <w:b/>
          <w:u w:val="single"/>
        </w:rPr>
      </w:pPr>
    </w:p>
    <w:p w:rsidR="00DC2134" w:rsidRDefault="00DC2134" w:rsidP="00DC2134">
      <w:pPr>
        <w:pStyle w:val="Heading1"/>
        <w:rPr>
          <w:rFonts w:eastAsia="Times New Roman"/>
        </w:rPr>
      </w:pPr>
      <w:bookmarkStart w:id="87" w:name="_Toc379887097"/>
    </w:p>
    <w:p w:rsidR="00DC2134" w:rsidRDefault="00DC2134" w:rsidP="00DC2134">
      <w:pPr>
        <w:pStyle w:val="Heading1"/>
        <w:rPr>
          <w:rFonts w:eastAsia="Times New Roman"/>
        </w:rPr>
      </w:pPr>
    </w:p>
    <w:p w:rsidR="00DC2134" w:rsidRDefault="00DC2134" w:rsidP="00DC2134">
      <w:pPr>
        <w:pStyle w:val="Heading1"/>
        <w:rPr>
          <w:rFonts w:eastAsia="Times New Roman"/>
        </w:rPr>
      </w:pPr>
      <w:bookmarkStart w:id="88" w:name="_Toc476150709"/>
      <w:r>
        <w:rPr>
          <w:rFonts w:eastAsia="Times New Roman"/>
        </w:rPr>
        <w:t>For ANNE</w:t>
      </w:r>
      <w:bookmarkEnd w:id="88"/>
    </w:p>
    <w:p w:rsidR="00DC2134" w:rsidRPr="00DC2134" w:rsidRDefault="00DC2134" w:rsidP="00DC2134">
      <w:pPr>
        <w:pStyle w:val="Heading2"/>
        <w:rPr>
          <w:u w:val="none"/>
        </w:rPr>
      </w:pPr>
      <w:bookmarkStart w:id="89" w:name="_Toc476150710"/>
      <w:r w:rsidRPr="00DC2134">
        <w:rPr>
          <w:u w:val="none"/>
        </w:rPr>
        <w:t>SUVR and Binding Potential Cutoff Values</w:t>
      </w:r>
      <w:bookmarkEnd w:id="87"/>
      <w:bookmarkEnd w:id="89"/>
    </w:p>
    <w:p w:rsidR="00DC2134" w:rsidRDefault="00DC2134" w:rsidP="00DC2134">
      <w:pPr>
        <w:ind w:left="720"/>
        <w:rPr>
          <w:rFonts w:eastAsiaTheme="minorHAnsi"/>
        </w:rPr>
      </w:pPr>
    </w:p>
    <w:p w:rsidR="00DC2134" w:rsidRDefault="00DC2134" w:rsidP="00DC2134">
      <w:pPr>
        <w:ind w:left="720"/>
        <w:rPr>
          <w:sz w:val="22"/>
          <w:szCs w:val="22"/>
        </w:rPr>
      </w:pPr>
      <w:r>
        <w:rPr>
          <w:color w:val="0F233C"/>
          <w:sz w:val="22"/>
          <w:szCs w:val="22"/>
        </w:rPr>
        <w:t>The cutoff for non-RSF corrected data is still 0.18. When using partial volume corrected data t</w:t>
      </w:r>
      <w:r>
        <w:rPr>
          <w:sz w:val="22"/>
          <w:szCs w:val="22"/>
        </w:rPr>
        <w:t xml:space="preserve">he equivalent cutoff for MC_SUVR_RSF is </w:t>
      </w:r>
      <w:r>
        <w:rPr>
          <w:b/>
          <w:bCs/>
          <w:sz w:val="22"/>
          <w:szCs w:val="22"/>
        </w:rPr>
        <w:t>1.42</w:t>
      </w:r>
      <w:r>
        <w:rPr>
          <w:sz w:val="22"/>
          <w:szCs w:val="22"/>
        </w:rPr>
        <w:t xml:space="preserve"> when compared to the original Mean Cortical Binding Potential (MCBP) of 0.18. This 1.42 value generates identical classifications of PiB positivity based on a study population of 77 subjects (not published).</w:t>
      </w:r>
    </w:p>
    <w:p w:rsidR="00DC2134" w:rsidRDefault="00DC2134" w:rsidP="00DC2134">
      <w:pPr>
        <w:ind w:left="720"/>
        <w:rPr>
          <w:sz w:val="22"/>
          <w:szCs w:val="22"/>
        </w:rPr>
      </w:pPr>
    </w:p>
    <w:p w:rsidR="00DC2134" w:rsidRDefault="00DC2134" w:rsidP="00DC2134">
      <w:pPr>
        <w:ind w:left="720"/>
        <w:rPr>
          <w:rFonts w:ascii="Cambria" w:hAnsi="Cambria"/>
          <w:sz w:val="22"/>
          <w:szCs w:val="22"/>
        </w:rPr>
      </w:pPr>
      <w:r>
        <w:rPr>
          <w:rFonts w:ascii="Cambria" w:hAnsi="Cambria"/>
          <w:sz w:val="22"/>
          <w:szCs w:val="22"/>
        </w:rPr>
        <w:t>Using on the 77 subjects studied in the PLOS One paper (Su, 2013), here are the cutoff values for some common measurements that would generate best matched PiB positivity classification as using manual MCBP=0.18:</w:t>
      </w:r>
    </w:p>
    <w:p w:rsidR="00DC2134" w:rsidRDefault="00DC2134" w:rsidP="00DC2134">
      <w:pPr>
        <w:ind w:left="720"/>
        <w:rPr>
          <w:rFonts w:ascii="Cambria" w:hAnsi="Cambria"/>
          <w:sz w:val="22"/>
          <w:szCs w:val="22"/>
        </w:rPr>
      </w:pPr>
    </w:p>
    <w:p w:rsidR="00DC2134" w:rsidRDefault="00DC2134" w:rsidP="00DC2134">
      <w:pPr>
        <w:ind w:left="720"/>
        <w:rPr>
          <w:rFonts w:ascii="Cambria" w:hAnsi="Cambria"/>
          <w:sz w:val="22"/>
          <w:szCs w:val="22"/>
        </w:rPr>
      </w:pPr>
      <w:r>
        <w:rPr>
          <w:rFonts w:ascii="Cambria" w:hAnsi="Cambria"/>
          <w:sz w:val="22"/>
          <w:szCs w:val="22"/>
        </w:rPr>
        <w:t>Cerebellar Reference:</w:t>
      </w:r>
    </w:p>
    <w:p w:rsidR="00DC2134" w:rsidRDefault="00DC2134" w:rsidP="00DC2134">
      <w:pPr>
        <w:ind w:left="720"/>
        <w:rPr>
          <w:rFonts w:ascii="Cambria" w:hAnsi="Cambria"/>
          <w:sz w:val="22"/>
          <w:szCs w:val="22"/>
        </w:rPr>
      </w:pPr>
      <w:r>
        <w:rPr>
          <w:rFonts w:ascii="Cambria" w:hAnsi="Cambria"/>
          <w:sz w:val="22"/>
          <w:szCs w:val="22"/>
        </w:rPr>
        <w:t>MCBP(FS):                         0.18</w:t>
      </w:r>
    </w:p>
    <w:p w:rsidR="00DC2134" w:rsidRDefault="00DC2134" w:rsidP="00DC2134">
      <w:pPr>
        <w:ind w:left="720"/>
        <w:rPr>
          <w:rFonts w:ascii="Cambria" w:hAnsi="Cambria"/>
          <w:sz w:val="22"/>
          <w:szCs w:val="22"/>
        </w:rPr>
      </w:pPr>
      <w:r>
        <w:rPr>
          <w:rFonts w:ascii="Cambria" w:hAnsi="Cambria"/>
          <w:sz w:val="22"/>
          <w:szCs w:val="22"/>
        </w:rPr>
        <w:t>MCBPRSF:                          0.37</w:t>
      </w:r>
    </w:p>
    <w:p w:rsidR="00DC2134" w:rsidRDefault="00DC2134" w:rsidP="00DC2134">
      <w:pPr>
        <w:ind w:left="720"/>
        <w:rPr>
          <w:rFonts w:ascii="Cambria" w:hAnsi="Cambria"/>
          <w:sz w:val="22"/>
          <w:szCs w:val="22"/>
        </w:rPr>
      </w:pPr>
      <w:r>
        <w:rPr>
          <w:rFonts w:ascii="Cambria" w:hAnsi="Cambria"/>
          <w:sz w:val="22"/>
          <w:szCs w:val="22"/>
        </w:rPr>
        <w:t>MCBPPVC2C:                    0.37</w:t>
      </w:r>
    </w:p>
    <w:p w:rsidR="00DC2134" w:rsidRDefault="00DC2134" w:rsidP="00DC2134">
      <w:pPr>
        <w:ind w:left="720"/>
        <w:rPr>
          <w:rFonts w:ascii="Cambria" w:hAnsi="Cambria"/>
          <w:sz w:val="22"/>
          <w:szCs w:val="22"/>
        </w:rPr>
      </w:pPr>
      <w:r>
        <w:rPr>
          <w:rFonts w:ascii="Cambria" w:hAnsi="Cambria"/>
          <w:sz w:val="22"/>
          <w:szCs w:val="22"/>
        </w:rPr>
        <w:t>MCSUVR:                            1.31</w:t>
      </w:r>
    </w:p>
    <w:p w:rsidR="00DC2134" w:rsidRDefault="00DC2134" w:rsidP="00DC2134">
      <w:pPr>
        <w:ind w:left="720"/>
        <w:rPr>
          <w:rFonts w:ascii="Cambria" w:hAnsi="Cambria"/>
          <w:sz w:val="22"/>
          <w:szCs w:val="22"/>
        </w:rPr>
      </w:pPr>
      <w:r>
        <w:rPr>
          <w:rFonts w:ascii="Cambria" w:hAnsi="Cambria"/>
          <w:sz w:val="22"/>
          <w:szCs w:val="22"/>
        </w:rPr>
        <w:t>MCSUVRRSF:                    1.42</w:t>
      </w:r>
    </w:p>
    <w:p w:rsidR="00DC2134" w:rsidRDefault="00DC2134" w:rsidP="00DC2134">
      <w:pPr>
        <w:ind w:left="720"/>
        <w:rPr>
          <w:rFonts w:ascii="Cambria" w:hAnsi="Cambria"/>
          <w:sz w:val="22"/>
          <w:szCs w:val="22"/>
        </w:rPr>
      </w:pPr>
      <w:r>
        <w:rPr>
          <w:rFonts w:ascii="Cambria" w:hAnsi="Cambria"/>
          <w:sz w:val="22"/>
          <w:szCs w:val="22"/>
        </w:rPr>
        <w:t>MCSUVRPVC2C:              1.52</w:t>
      </w:r>
    </w:p>
    <w:p w:rsidR="00DC2134" w:rsidRDefault="00DC2134" w:rsidP="00DC2134">
      <w:pPr>
        <w:ind w:left="720"/>
        <w:rPr>
          <w:rFonts w:ascii="Cambria" w:hAnsi="Cambria"/>
          <w:sz w:val="22"/>
          <w:szCs w:val="22"/>
        </w:rPr>
      </w:pPr>
    </w:p>
    <w:p w:rsidR="00DC2134" w:rsidRDefault="00DC2134" w:rsidP="00DC2134">
      <w:pPr>
        <w:ind w:left="720"/>
        <w:rPr>
          <w:rFonts w:ascii="Cambria" w:hAnsi="Cambria"/>
          <w:sz w:val="22"/>
          <w:szCs w:val="22"/>
        </w:rPr>
      </w:pPr>
      <w:r>
        <w:rPr>
          <w:rFonts w:ascii="Cambria" w:hAnsi="Cambria"/>
          <w:sz w:val="22"/>
          <w:szCs w:val="22"/>
        </w:rPr>
        <w:t>Brainstem Reference:</w:t>
      </w:r>
    </w:p>
    <w:p w:rsidR="00DC2134" w:rsidRDefault="00DC2134" w:rsidP="00DC2134">
      <w:pPr>
        <w:ind w:left="720"/>
        <w:rPr>
          <w:rFonts w:ascii="Cambria" w:hAnsi="Cambria"/>
          <w:sz w:val="22"/>
          <w:szCs w:val="22"/>
        </w:rPr>
      </w:pPr>
      <w:r>
        <w:rPr>
          <w:rFonts w:ascii="Cambria" w:hAnsi="Cambria"/>
          <w:sz w:val="22"/>
          <w:szCs w:val="22"/>
        </w:rPr>
        <w:t>MCSUVRBS:                       0.79</w:t>
      </w:r>
    </w:p>
    <w:p w:rsidR="00DC2134" w:rsidRDefault="00DC2134" w:rsidP="00DC2134">
      <w:pPr>
        <w:ind w:left="720"/>
        <w:rPr>
          <w:rFonts w:ascii="Cambria" w:hAnsi="Cambria"/>
          <w:sz w:val="22"/>
          <w:szCs w:val="22"/>
        </w:rPr>
      </w:pPr>
      <w:r>
        <w:rPr>
          <w:rFonts w:ascii="Cambria" w:hAnsi="Cambria"/>
          <w:sz w:val="22"/>
          <w:szCs w:val="22"/>
        </w:rPr>
        <w:t>MCSUVRBSRSF:               0.72</w:t>
      </w:r>
    </w:p>
    <w:p w:rsidR="00DC2134" w:rsidRDefault="00DC2134" w:rsidP="00DC2134">
      <w:pPr>
        <w:ind w:left="720"/>
        <w:rPr>
          <w:rFonts w:ascii="Cambria" w:hAnsi="Cambria"/>
          <w:sz w:val="22"/>
          <w:szCs w:val="22"/>
        </w:rPr>
      </w:pPr>
      <w:r>
        <w:rPr>
          <w:rFonts w:ascii="Cambria" w:hAnsi="Cambria"/>
          <w:sz w:val="22"/>
          <w:szCs w:val="22"/>
        </w:rPr>
        <w:t>MCSUVRBSPVC2C:         0.90</w:t>
      </w:r>
    </w:p>
    <w:p w:rsidR="00662D35" w:rsidRPr="00782CBB" w:rsidRDefault="00073F03" w:rsidP="00073F03">
      <w:pPr>
        <w:pStyle w:val="Heading1"/>
      </w:pPr>
      <w:r>
        <w:br w:type="page"/>
      </w:r>
      <w:bookmarkStart w:id="90" w:name="_Toc476150711"/>
      <w:r w:rsidR="00662D35" w:rsidRPr="00782CBB">
        <w:t>Processing References</w:t>
      </w:r>
      <w:bookmarkEnd w:id="84"/>
      <w:bookmarkEnd w:id="90"/>
    </w:p>
    <w:p w:rsidR="00662D35" w:rsidRPr="00240E18" w:rsidRDefault="00662D35" w:rsidP="00240E18">
      <w:pPr>
        <w:rPr>
          <w:sz w:val="22"/>
        </w:rPr>
      </w:pPr>
    </w:p>
    <w:p w:rsidR="00240E18" w:rsidRDefault="00240E18" w:rsidP="00240E18">
      <w:pPr>
        <w:rPr>
          <w:sz w:val="22"/>
        </w:rPr>
      </w:pPr>
      <w:r w:rsidRPr="00240E18">
        <w:rPr>
          <w:sz w:val="22"/>
        </w:rPr>
        <w:t>Eisenstein SA et al. (2012) Characterization of extrastriatal D2 in vivo specific binding of [18F](N-methyl)benperidol using PET. Synapse.</w:t>
      </w:r>
    </w:p>
    <w:p w:rsidR="00240E18" w:rsidRPr="00240E18" w:rsidRDefault="00240E18" w:rsidP="00240E18">
      <w:pPr>
        <w:rPr>
          <w:sz w:val="22"/>
        </w:rPr>
      </w:pPr>
    </w:p>
    <w:p w:rsidR="00662D35" w:rsidRPr="00014BD6" w:rsidRDefault="00662D35" w:rsidP="00662D35">
      <w:pPr>
        <w:tabs>
          <w:tab w:val="left" w:pos="480"/>
        </w:tabs>
        <w:autoSpaceDE w:val="0"/>
        <w:adjustRightInd w:val="0"/>
        <w:spacing w:after="240"/>
        <w:ind w:left="480" w:hanging="480"/>
        <w:rPr>
          <w:rFonts w:cs="Arial"/>
          <w:b/>
          <w:sz w:val="22"/>
          <w:szCs w:val="22"/>
        </w:rPr>
      </w:pPr>
      <w:r w:rsidRPr="00014BD6">
        <w:rPr>
          <w:rFonts w:cs="Arial"/>
          <w:sz w:val="22"/>
          <w:szCs w:val="22"/>
        </w:rPr>
        <w:t xml:space="preserve">Fischl B. </w:t>
      </w:r>
      <w:r w:rsidR="001A5941" w:rsidRPr="00014BD6">
        <w:rPr>
          <w:rFonts w:cs="Arial"/>
          <w:sz w:val="22"/>
          <w:szCs w:val="22"/>
        </w:rPr>
        <w:t>FreeSurfer</w:t>
      </w:r>
      <w:r w:rsidRPr="00014BD6">
        <w:rPr>
          <w:rFonts w:cs="Arial"/>
          <w:sz w:val="22"/>
          <w:szCs w:val="22"/>
        </w:rPr>
        <w:t xml:space="preserve">. </w:t>
      </w:r>
      <w:r w:rsidRPr="00014BD6">
        <w:rPr>
          <w:rFonts w:cs="Arial"/>
          <w:i/>
          <w:iCs/>
          <w:sz w:val="22"/>
          <w:szCs w:val="22"/>
        </w:rPr>
        <w:t>NeuroImage</w:t>
      </w:r>
      <w:r w:rsidRPr="00014BD6">
        <w:rPr>
          <w:rFonts w:cs="Arial"/>
          <w:sz w:val="22"/>
          <w:szCs w:val="22"/>
        </w:rPr>
        <w:t xml:space="preserve"> 2012;</w:t>
      </w:r>
      <w:r w:rsidRPr="00014BD6">
        <w:rPr>
          <w:rFonts w:eastAsia="Times New Roman" w:cs="Arial"/>
          <w:sz w:val="22"/>
          <w:szCs w:val="22"/>
        </w:rPr>
        <w:t xml:space="preserve"> 62(2):774-781</w:t>
      </w:r>
      <w:r w:rsidR="00401A9C" w:rsidRPr="00014BD6">
        <w:rPr>
          <w:rFonts w:eastAsia="Times New Roman" w:cs="Arial"/>
          <w:sz w:val="22"/>
          <w:szCs w:val="22"/>
        </w:rPr>
        <w:t xml:space="preserve">.  PMCID: PMC: </w:t>
      </w:r>
      <w:r w:rsidR="00401A9C" w:rsidRPr="00014BD6">
        <w:rPr>
          <w:rStyle w:val="st1"/>
          <w:rFonts w:cs="Arial"/>
          <w:color w:val="222222"/>
          <w:sz w:val="22"/>
          <w:szCs w:val="22"/>
        </w:rPr>
        <w:t>222857</w:t>
      </w:r>
    </w:p>
    <w:p w:rsidR="00747304" w:rsidRPr="00014BD6" w:rsidRDefault="00662D35" w:rsidP="00014BD6">
      <w:pPr>
        <w:rPr>
          <w:sz w:val="22"/>
        </w:rPr>
      </w:pPr>
      <w:r w:rsidRPr="00014BD6">
        <w:rPr>
          <w:sz w:val="22"/>
        </w:rPr>
        <w:t>Frouin V, Comtat C, Reilhac A, Gre ́goire MC. Correction of Partial-Volume Effect for PET Striatal Imaging: Fast Implementation and Study of Robustness. J Nucl Med 2002; 43:1715–1726</w:t>
      </w:r>
    </w:p>
    <w:p w:rsidR="00014BD6" w:rsidRPr="00014BD6" w:rsidRDefault="00014BD6" w:rsidP="00014BD6">
      <w:pPr>
        <w:rPr>
          <w:sz w:val="22"/>
        </w:rPr>
      </w:pPr>
    </w:p>
    <w:p w:rsidR="00747304" w:rsidRPr="00014BD6" w:rsidRDefault="00747304" w:rsidP="00014BD6">
      <w:pPr>
        <w:rPr>
          <w:sz w:val="22"/>
        </w:rPr>
      </w:pPr>
      <w:r w:rsidRPr="00014BD6">
        <w:rPr>
          <w:sz w:val="22"/>
        </w:rPr>
        <w:t>Jack CR et al. (2008) The Alzheimer's disease neuroimaging initiative (ADNI): MRI methods. J Magn Reson Imaging 27:685–691.</w:t>
      </w:r>
    </w:p>
    <w:p w:rsidR="00014BD6" w:rsidRPr="00014BD6" w:rsidRDefault="00014BD6" w:rsidP="00014BD6">
      <w:pPr>
        <w:rPr>
          <w:sz w:val="22"/>
        </w:rPr>
      </w:pPr>
    </w:p>
    <w:p w:rsidR="00747304" w:rsidRPr="00014BD6" w:rsidRDefault="00747304" w:rsidP="00014BD6">
      <w:pPr>
        <w:rPr>
          <w:sz w:val="22"/>
        </w:rPr>
      </w:pPr>
      <w:r w:rsidRPr="00014BD6">
        <w:rPr>
          <w:sz w:val="22"/>
        </w:rPr>
        <w:t>Jack CR Jr et al. (2010) Update on the Magnetic Resonance Imaging core of the Alzheimer</w:t>
      </w:r>
      <w:r w:rsidRPr="00014BD6">
        <w:rPr>
          <w:rFonts w:eastAsia="PMingLiU" w:hAnsi="PMingLiU" w:cs="PMingLiU"/>
          <w:sz w:val="22"/>
        </w:rPr>
        <w:t></w:t>
      </w:r>
      <w:r w:rsidRPr="00014BD6">
        <w:rPr>
          <w:sz w:val="22"/>
        </w:rPr>
        <w:t>s Disease Neuroimaging Initiative. Alzheimer's &amp; Dementia 6:212–220.</w:t>
      </w:r>
    </w:p>
    <w:p w:rsidR="00662D35" w:rsidRPr="00014BD6" w:rsidRDefault="00662D35" w:rsidP="00662D35">
      <w:pPr>
        <w:rPr>
          <w:rFonts w:cs="Arial"/>
          <w:color w:val="000000"/>
          <w:sz w:val="22"/>
          <w:szCs w:val="22"/>
        </w:rPr>
      </w:pPr>
    </w:p>
    <w:p w:rsidR="00662D35" w:rsidRPr="00014BD6" w:rsidRDefault="00662D35" w:rsidP="00662D35">
      <w:pPr>
        <w:widowControl w:val="0"/>
        <w:autoSpaceDE w:val="0"/>
        <w:autoSpaceDN w:val="0"/>
        <w:adjustRightInd w:val="0"/>
        <w:spacing w:after="240"/>
        <w:rPr>
          <w:rFonts w:cs="Arial"/>
          <w:sz w:val="22"/>
          <w:szCs w:val="22"/>
        </w:rPr>
      </w:pPr>
      <w:r w:rsidRPr="00014BD6">
        <w:rPr>
          <w:rFonts w:cs="Arial"/>
          <w:sz w:val="22"/>
          <w:szCs w:val="22"/>
        </w:rPr>
        <w:t xml:space="preserve">Marcus, DS, Archie, KA, Olsen, T, Ramaratnam, M. The open source neuroimaging research enterprise. </w:t>
      </w:r>
      <w:r w:rsidRPr="00014BD6">
        <w:rPr>
          <w:rFonts w:cs="Arial"/>
          <w:i/>
          <w:sz w:val="22"/>
          <w:szCs w:val="22"/>
        </w:rPr>
        <w:t>J. Digital Imaging</w:t>
      </w:r>
      <w:r w:rsidRPr="00014BD6">
        <w:rPr>
          <w:rFonts w:cs="Arial"/>
          <w:sz w:val="22"/>
          <w:szCs w:val="22"/>
        </w:rPr>
        <w:t xml:space="preserve"> 2007; 20:130-138.</w:t>
      </w:r>
    </w:p>
    <w:p w:rsidR="00662D35" w:rsidRPr="00014BD6" w:rsidRDefault="00662D35" w:rsidP="00662D35">
      <w:pPr>
        <w:rPr>
          <w:rFonts w:cs="Arial"/>
          <w:color w:val="000000"/>
          <w:sz w:val="22"/>
          <w:szCs w:val="22"/>
        </w:rPr>
      </w:pPr>
      <w:r w:rsidRPr="00014BD6">
        <w:rPr>
          <w:rFonts w:cs="Arial"/>
          <w:color w:val="000000"/>
          <w:sz w:val="22"/>
          <w:szCs w:val="22"/>
        </w:rPr>
        <w:t xml:space="preserve">McCormick LM, Ziebell S, Nopoulos P, Cassell M, Andreasen NC, Brumm M. Anterior Cingulate Cortex: An MRI-based parcellation method. </w:t>
      </w:r>
      <w:r w:rsidR="00002032" w:rsidRPr="00014BD6">
        <w:rPr>
          <w:rFonts w:cs="Arial"/>
          <w:color w:val="000000"/>
          <w:sz w:val="22"/>
          <w:szCs w:val="22"/>
        </w:rPr>
        <w:t xml:space="preserve"> </w:t>
      </w:r>
      <w:r w:rsidRPr="00014BD6">
        <w:rPr>
          <w:rFonts w:cs="Arial"/>
          <w:i/>
          <w:color w:val="000000"/>
          <w:sz w:val="22"/>
          <w:szCs w:val="22"/>
        </w:rPr>
        <w:t>NeuroImage</w:t>
      </w:r>
      <w:r w:rsidRPr="00014BD6">
        <w:rPr>
          <w:rFonts w:cs="Arial"/>
          <w:color w:val="000000"/>
          <w:sz w:val="22"/>
          <w:szCs w:val="22"/>
        </w:rPr>
        <w:t xml:space="preserve"> 2006; 32:1167-1175</w:t>
      </w:r>
      <w:r w:rsidR="00401A9C" w:rsidRPr="00014BD6">
        <w:rPr>
          <w:rFonts w:cs="Arial"/>
          <w:color w:val="000000"/>
          <w:sz w:val="22"/>
          <w:szCs w:val="22"/>
        </w:rPr>
        <w:t>.</w:t>
      </w:r>
    </w:p>
    <w:p w:rsidR="00662D35" w:rsidRPr="00014BD6" w:rsidRDefault="00662D35" w:rsidP="00662D35">
      <w:pPr>
        <w:rPr>
          <w:rFonts w:cs="Arial"/>
          <w:color w:val="000000"/>
          <w:sz w:val="22"/>
          <w:szCs w:val="22"/>
        </w:rPr>
      </w:pPr>
    </w:p>
    <w:p w:rsidR="00662D35" w:rsidRPr="00014BD6" w:rsidRDefault="00662D35" w:rsidP="0040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2"/>
          <w:szCs w:val="22"/>
        </w:rPr>
      </w:pPr>
      <w:r w:rsidRPr="00014BD6">
        <w:rPr>
          <w:rFonts w:cs="Arial"/>
          <w:color w:val="000000"/>
          <w:sz w:val="22"/>
          <w:szCs w:val="22"/>
        </w:rPr>
        <w:t xml:space="preserve">Mintun MA, LaRossa GN, Sheline YI, Dence CS, Lee SY, Mach RH, Klunk WE, Mathis CA, DeKosky ST, Morris JC. </w:t>
      </w:r>
      <w:r w:rsidRPr="00014BD6">
        <w:rPr>
          <w:rFonts w:cs="Arial"/>
          <w:bCs/>
          <w:color w:val="000000"/>
          <w:sz w:val="22"/>
          <w:szCs w:val="22"/>
        </w:rPr>
        <w:t>[11C]PIB in a nondemented population: Potential antecedent marker of Alzheimer disease</w:t>
      </w:r>
      <w:r w:rsidR="00401A9C" w:rsidRPr="00014BD6">
        <w:rPr>
          <w:rFonts w:cs="Arial"/>
          <w:bCs/>
          <w:color w:val="000000"/>
          <w:sz w:val="22"/>
          <w:szCs w:val="22"/>
        </w:rPr>
        <w:t xml:space="preserve">.  </w:t>
      </w:r>
      <w:r w:rsidRPr="00014BD6">
        <w:rPr>
          <w:rFonts w:cs="Arial"/>
          <w:i/>
          <w:iCs/>
          <w:color w:val="000000"/>
          <w:sz w:val="22"/>
          <w:szCs w:val="22"/>
        </w:rPr>
        <w:t xml:space="preserve">Neurology </w:t>
      </w:r>
      <w:r w:rsidRPr="00014BD6">
        <w:rPr>
          <w:rFonts w:cs="Arial"/>
          <w:color w:val="000000"/>
          <w:sz w:val="22"/>
          <w:szCs w:val="22"/>
        </w:rPr>
        <w:t>2006; 67;446-452</w:t>
      </w:r>
    </w:p>
    <w:p w:rsidR="00662D35" w:rsidRPr="00014BD6" w:rsidRDefault="00662D35" w:rsidP="00662D35">
      <w:pPr>
        <w:rPr>
          <w:rFonts w:cs="Arial"/>
          <w:color w:val="000000"/>
          <w:sz w:val="22"/>
          <w:szCs w:val="22"/>
        </w:rPr>
      </w:pPr>
    </w:p>
    <w:p w:rsidR="00662D35" w:rsidRPr="00014BD6" w:rsidRDefault="00662D35" w:rsidP="00662D35">
      <w:pPr>
        <w:spacing w:after="240"/>
        <w:rPr>
          <w:rFonts w:cs="Arial"/>
          <w:sz w:val="22"/>
          <w:szCs w:val="22"/>
        </w:rPr>
      </w:pPr>
      <w:r w:rsidRPr="00014BD6">
        <w:rPr>
          <w:rFonts w:cs="Arial"/>
          <w:sz w:val="22"/>
          <w:szCs w:val="22"/>
        </w:rPr>
        <w:t xml:space="preserve">Morris, JC, Roe, CM, Xiong, C, Fagan, AM, Goate, AM, Holtzman, DM, Mintun, MA. APOE predicts amyloid-beta but not tau Alzheimer pathology in cognitively normal aging. </w:t>
      </w:r>
      <w:r w:rsidRPr="00014BD6">
        <w:rPr>
          <w:rFonts w:cs="Arial"/>
          <w:i/>
          <w:sz w:val="22"/>
          <w:szCs w:val="22"/>
        </w:rPr>
        <w:t>Ann Neurol</w:t>
      </w:r>
      <w:r w:rsidRPr="00014BD6">
        <w:rPr>
          <w:rFonts w:cs="Arial"/>
          <w:sz w:val="22"/>
          <w:szCs w:val="22"/>
        </w:rPr>
        <w:t xml:space="preserve"> 2010; 67:122-131.</w:t>
      </w:r>
    </w:p>
    <w:p w:rsidR="00662D35" w:rsidRPr="00014BD6" w:rsidRDefault="00662D35" w:rsidP="00662D35">
      <w:pPr>
        <w:spacing w:after="240"/>
        <w:rPr>
          <w:rFonts w:cs="Arial"/>
          <w:sz w:val="22"/>
          <w:szCs w:val="22"/>
        </w:rPr>
      </w:pPr>
      <w:r w:rsidRPr="00014BD6">
        <w:rPr>
          <w:rFonts w:cs="Arial"/>
          <w:sz w:val="22"/>
          <w:szCs w:val="22"/>
        </w:rPr>
        <w:t xml:space="preserve">Robb, R.A., Hanson, D.P., Karwoski, R.A., Larson, A.G., Workman, E.L., Stacy, M.C. Analyze: a comprehensive, operator-interactive software package for multidimensional medical image display and analysis. </w:t>
      </w:r>
      <w:r w:rsidRPr="00014BD6">
        <w:rPr>
          <w:rFonts w:cs="Arial"/>
          <w:i/>
          <w:sz w:val="22"/>
          <w:szCs w:val="22"/>
        </w:rPr>
        <w:t>Comput Med Imaging Graph</w:t>
      </w:r>
      <w:r w:rsidRPr="00014BD6">
        <w:rPr>
          <w:rFonts w:cs="Arial"/>
          <w:sz w:val="22"/>
          <w:szCs w:val="22"/>
        </w:rPr>
        <w:t xml:space="preserve"> 1989; 13:433-454.</w:t>
      </w:r>
    </w:p>
    <w:p w:rsidR="00662D35" w:rsidRPr="00014BD6" w:rsidRDefault="00662D35" w:rsidP="00662D35">
      <w:pPr>
        <w:rPr>
          <w:rFonts w:cs="Arial"/>
          <w:color w:val="000000"/>
          <w:sz w:val="22"/>
          <w:szCs w:val="22"/>
        </w:rPr>
      </w:pPr>
      <w:r w:rsidRPr="00014BD6">
        <w:rPr>
          <w:rFonts w:cs="Arial"/>
          <w:color w:val="000000"/>
          <w:sz w:val="22"/>
          <w:szCs w:val="22"/>
        </w:rPr>
        <w:t xml:space="preserve">Rousset O, Ma Y,  Evans A. Correction for partial volume effects in PET: principle and validation. </w:t>
      </w:r>
      <w:r w:rsidRPr="00014BD6">
        <w:rPr>
          <w:rFonts w:cs="Arial"/>
          <w:i/>
          <w:color w:val="000000"/>
          <w:sz w:val="22"/>
          <w:szCs w:val="22"/>
        </w:rPr>
        <w:t>J Nucl Med</w:t>
      </w:r>
      <w:r w:rsidRPr="00014BD6">
        <w:rPr>
          <w:rFonts w:cs="Arial"/>
          <w:color w:val="000000"/>
          <w:sz w:val="22"/>
          <w:szCs w:val="22"/>
        </w:rPr>
        <w:t xml:space="preserve"> 1998; 39:904–11.</w:t>
      </w:r>
    </w:p>
    <w:p w:rsidR="00662D35" w:rsidRPr="00782CBB" w:rsidRDefault="00662D35" w:rsidP="00662D35">
      <w:pPr>
        <w:rPr>
          <w:rFonts w:ascii="Arial" w:hAnsi="Arial" w:cs="Arial"/>
          <w:color w:val="000000"/>
          <w:sz w:val="22"/>
          <w:szCs w:val="22"/>
        </w:rPr>
      </w:pPr>
    </w:p>
    <w:p w:rsidR="00662D35" w:rsidRPr="00782CBB" w:rsidRDefault="00662D35" w:rsidP="00662D35">
      <w:pPr>
        <w:rPr>
          <w:rFonts w:ascii="Arial" w:hAnsi="Arial" w:cs="Arial"/>
          <w:color w:val="000000"/>
          <w:sz w:val="22"/>
          <w:szCs w:val="22"/>
        </w:rPr>
      </w:pPr>
      <w:r w:rsidRPr="00782CBB">
        <w:rPr>
          <w:rFonts w:ascii="Arial" w:hAnsi="Arial" w:cs="Arial"/>
          <w:color w:val="000000"/>
          <w:sz w:val="22"/>
          <w:szCs w:val="22"/>
        </w:rPr>
        <w:t>Rousset O, Zaidi H. Correction of partial volume effects in emission tomography. In: Zaidi H, ed- itor. Quantitative analysis of nuclear medicine images. New York: Springer; 2006. p. 236–271.</w:t>
      </w:r>
    </w:p>
    <w:p w:rsidR="00662D35" w:rsidRPr="00782CBB" w:rsidRDefault="00662D35" w:rsidP="00662D35">
      <w:pPr>
        <w:rPr>
          <w:rFonts w:ascii="Arial" w:hAnsi="Arial" w:cs="Arial"/>
          <w:color w:val="000000"/>
          <w:sz w:val="22"/>
          <w:szCs w:val="22"/>
        </w:rPr>
      </w:pPr>
    </w:p>
    <w:p w:rsidR="00662D35" w:rsidRPr="00782CBB" w:rsidRDefault="00662D35" w:rsidP="00662D35">
      <w:pPr>
        <w:rPr>
          <w:rFonts w:ascii="Arial" w:hAnsi="Arial" w:cs="Arial"/>
          <w:sz w:val="22"/>
          <w:szCs w:val="22"/>
        </w:rPr>
      </w:pPr>
      <w:r w:rsidRPr="00782CBB">
        <w:rPr>
          <w:rFonts w:ascii="Arial" w:hAnsi="Arial" w:cs="Arial"/>
          <w:sz w:val="22"/>
          <w:szCs w:val="22"/>
        </w:rPr>
        <w:t xml:space="preserve">Rowland DJ, Garbow JR, Laforest R, Snyder AZ. 2005 Registration of [18F]FDG microPET and small-animal MRI. </w:t>
      </w:r>
      <w:r w:rsidRPr="00782CBB">
        <w:rPr>
          <w:rFonts w:ascii="Arial" w:hAnsi="Arial" w:cs="Arial"/>
          <w:i/>
          <w:sz w:val="22"/>
          <w:szCs w:val="22"/>
        </w:rPr>
        <w:t>Nucl Med Biol</w:t>
      </w:r>
      <w:r w:rsidRPr="00782CBB">
        <w:rPr>
          <w:rFonts w:ascii="Arial" w:hAnsi="Arial" w:cs="Arial"/>
          <w:sz w:val="22"/>
          <w:szCs w:val="22"/>
        </w:rPr>
        <w:t xml:space="preserve"> 2005; 32:567-72</w:t>
      </w:r>
    </w:p>
    <w:p w:rsidR="00662D35" w:rsidRPr="00782CBB" w:rsidRDefault="006F794F" w:rsidP="00CC2CB2">
      <w:pPr>
        <w:tabs>
          <w:tab w:val="left" w:pos="6816"/>
        </w:tabs>
        <w:rPr>
          <w:rFonts w:ascii="Arial" w:hAnsi="Arial" w:cs="Arial"/>
          <w:sz w:val="22"/>
          <w:szCs w:val="22"/>
        </w:rPr>
      </w:pPr>
      <w:r>
        <w:rPr>
          <w:rFonts w:ascii="Arial" w:hAnsi="Arial" w:cs="Arial"/>
          <w:sz w:val="22"/>
          <w:szCs w:val="22"/>
        </w:rPr>
        <w:tab/>
      </w:r>
    </w:p>
    <w:p w:rsidR="000C73C8" w:rsidRPr="00782CBB" w:rsidRDefault="00662D35" w:rsidP="00F21D35">
      <w:pPr>
        <w:widowControl w:val="0"/>
        <w:tabs>
          <w:tab w:val="left" w:pos="220"/>
          <w:tab w:val="left" w:pos="720"/>
        </w:tabs>
        <w:autoSpaceDE w:val="0"/>
        <w:autoSpaceDN w:val="0"/>
        <w:adjustRightInd w:val="0"/>
        <w:spacing w:after="180"/>
        <w:rPr>
          <w:rFonts w:ascii="Arial" w:hAnsi="Arial" w:cs="Arial"/>
          <w:sz w:val="22"/>
          <w:szCs w:val="22"/>
        </w:rPr>
      </w:pPr>
      <w:r w:rsidRPr="00782CBB">
        <w:rPr>
          <w:rFonts w:ascii="Arial" w:hAnsi="Arial" w:cs="Arial"/>
          <w:color w:val="1A1718"/>
          <w:sz w:val="22"/>
          <w:szCs w:val="22"/>
        </w:rPr>
        <w:t xml:space="preserve">Talairach J, Tournoux P. Co-planar Stereotaxic Atlas of the Human Brain: 3-D Proportional System: An Approach to Cerebral Imaging. Stuttgart, Germany: Thieme Medical Publishers; 1988. </w:t>
      </w:r>
    </w:p>
    <w:sectPr w:rsidR="000C73C8" w:rsidRPr="00782CBB" w:rsidSect="00F31950">
      <w:headerReference w:type="even" r:id="rId36"/>
      <w:headerReference w:type="default" r:id="rId37"/>
      <w:footerReference w:type="even" r:id="rId38"/>
      <w:footerReference w:type="default" r:id="rId39"/>
      <w:pgSz w:w="12240" w:h="15840"/>
      <w:pgMar w:top="870" w:right="720" w:bottom="720" w:left="720" w:header="4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8D0" w:rsidRDefault="00B968D0" w:rsidP="00050B02">
      <w:r>
        <w:separator/>
      </w:r>
    </w:p>
  </w:endnote>
  <w:endnote w:type="continuationSeparator" w:id="0">
    <w:p w:rsidR="00B968D0" w:rsidRDefault="00B968D0" w:rsidP="00050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Arial (Body)">
    <w:altName w:val="Cambria"/>
    <w:panose1 w:val="00000000000000000000"/>
    <w:charset w:val="4D"/>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58F" w:rsidRDefault="00AE658F" w:rsidP="00AC7049">
    <w:pPr>
      <w:pStyle w:val="TOCHeading"/>
    </w:pPr>
    <w:r>
      <w:fldChar w:fldCharType="begin"/>
    </w:r>
    <w:r>
      <w:instrText xml:space="preserve">PAGE  </w:instrText>
    </w:r>
    <w:r>
      <w:fldChar w:fldCharType="separate"/>
    </w:r>
    <w:r>
      <w:rPr>
        <w:noProof/>
      </w:rPr>
      <w:t>2</w:t>
    </w:r>
    <w:r>
      <w:rPr>
        <w:noProof/>
      </w:rPr>
      <w:fldChar w:fldCharType="end"/>
    </w:r>
  </w:p>
  <w:p w:rsidR="00AE658F" w:rsidRDefault="00AE658F" w:rsidP="00AC7049">
    <w:pPr>
      <w:pStyle w:val="TOCHeading"/>
    </w:pPr>
    <w:r>
      <w:t>HASD Data Information Packet</w:t>
    </w:r>
    <w:r>
      <w:ptab w:relativeTo="margin" w:alignment="center" w:leader="none"/>
    </w:r>
    <w:r>
      <w:t xml:space="preserve">        Core: Imaging     Version 1.1 1/16/2013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58F" w:rsidRDefault="00AE658F" w:rsidP="00EB0F65">
    <w:pPr>
      <w:pStyle w:val="Footer"/>
    </w:pPr>
    <w:r w:rsidRPr="00A62CB2">
      <w:t>DIA</w:t>
    </w:r>
    <w:r>
      <w:t>N DF11 Imaging Methods and Definitions - v1.0</w:t>
    </w:r>
  </w:p>
  <w:p w:rsidR="00AE658F" w:rsidRDefault="00AE658F" w:rsidP="00EB0F65">
    <w:pPr>
      <w:pStyle w:val="Footer"/>
      <w:tabs>
        <w:tab w:val="left" w:pos="9000"/>
      </w:tabs>
      <w:rPr>
        <w:noProof/>
      </w:rPr>
    </w:pPr>
    <w:r>
      <w:t>November 2016</w:t>
    </w:r>
    <w:r>
      <w:tab/>
    </w:r>
    <w:r>
      <w:tab/>
    </w:r>
    <w:r>
      <w:tab/>
    </w:r>
    <w:r>
      <w:tab/>
    </w:r>
    <w:r>
      <w:tab/>
    </w:r>
    <w:sdt>
      <w:sdtPr>
        <w:id w:val="19800262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E04BE">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8D0" w:rsidRDefault="00B968D0" w:rsidP="00050B02">
      <w:r>
        <w:separator/>
      </w:r>
    </w:p>
  </w:footnote>
  <w:footnote w:type="continuationSeparator" w:id="0">
    <w:p w:rsidR="00B968D0" w:rsidRDefault="00B968D0" w:rsidP="00050B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58F" w:rsidRDefault="00AE658F"/>
  <w:p w:rsidR="00AE658F" w:rsidRDefault="00AE65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58F" w:rsidRPr="00D44BB4" w:rsidRDefault="00AE658F" w:rsidP="000F5D8F">
    <w:r>
      <w:rPr>
        <w:rFonts w:ascii="Arial" w:hAnsi="Arial" w:cs="Arial"/>
        <w:noProof/>
        <w:sz w:val="22"/>
        <w:szCs w:val="22"/>
      </w:rPr>
      <w:drawing>
        <wp:inline distT="0" distB="0" distL="0" distR="0">
          <wp:extent cx="889000" cy="652702"/>
          <wp:effectExtent l="2540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USLMIR logo_transparen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5272" cy="657307"/>
                  </a:xfrm>
                  <a:prstGeom prst="rect">
                    <a:avLst/>
                  </a:prstGeom>
                </pic:spPr>
              </pic:pic>
            </a:graphicData>
          </a:graphic>
        </wp:inline>
      </w:drawing>
    </w:r>
    <w:r>
      <w:tab/>
    </w:r>
    <w:r>
      <w:tab/>
    </w:r>
    <w:r>
      <w:tab/>
      <w:t xml:space="preserve">   </w:t>
    </w:r>
    <w:r>
      <w:tab/>
    </w:r>
    <w:r w:rsidRPr="008D6D46">
      <w:rPr>
        <w:noProof/>
      </w:rPr>
      <w:drawing>
        <wp:inline distT="0" distB="0" distL="0" distR="0">
          <wp:extent cx="958850" cy="81220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N_logo_transparent.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0520" cy="813619"/>
                  </a:xfrm>
                  <a:prstGeom prst="rect">
                    <a:avLst/>
                  </a:prstGeom>
                </pic:spPr>
              </pic:pic>
            </a:graphicData>
          </a:graphic>
        </wp:inline>
      </w:drawing>
    </w:r>
    <w:r>
      <w:tab/>
    </w:r>
    <w:r>
      <w:tab/>
    </w:r>
    <w:r>
      <w:tab/>
      <w:t xml:space="preserve">   </w:t>
    </w:r>
    <w:r>
      <w:tab/>
    </w:r>
    <w:r>
      <w:rPr>
        <w:rFonts w:ascii="Arial" w:hAnsi="Arial" w:cs="Arial"/>
        <w:noProof/>
        <w:sz w:val="22"/>
        <w:szCs w:val="22"/>
      </w:rPr>
      <w:drawing>
        <wp:inline distT="0" distB="0" distL="0" distR="0">
          <wp:extent cx="800100" cy="642318"/>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ight_ADRC_logo_transparent.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801054" cy="6430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B2039"/>
    <w:multiLevelType w:val="hybridMultilevel"/>
    <w:tmpl w:val="AC94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B1EE9"/>
    <w:multiLevelType w:val="hybridMultilevel"/>
    <w:tmpl w:val="0BF05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A6D77"/>
    <w:multiLevelType w:val="hybridMultilevel"/>
    <w:tmpl w:val="C07E1D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9361C5"/>
    <w:multiLevelType w:val="hybridMultilevel"/>
    <w:tmpl w:val="2BD4CD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3295BEE"/>
    <w:multiLevelType w:val="hybridMultilevel"/>
    <w:tmpl w:val="0F708F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3D16AD4"/>
    <w:multiLevelType w:val="hybridMultilevel"/>
    <w:tmpl w:val="37C60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25362"/>
    <w:multiLevelType w:val="hybridMultilevel"/>
    <w:tmpl w:val="4A6EB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3F5338"/>
    <w:multiLevelType w:val="hybridMultilevel"/>
    <w:tmpl w:val="9E6C0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272AF"/>
    <w:multiLevelType w:val="hybridMultilevel"/>
    <w:tmpl w:val="E99CC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7D716E"/>
    <w:multiLevelType w:val="hybridMultilevel"/>
    <w:tmpl w:val="D06EB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9871D0"/>
    <w:multiLevelType w:val="multilevel"/>
    <w:tmpl w:val="F91095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799D611F"/>
    <w:multiLevelType w:val="hybridMultilevel"/>
    <w:tmpl w:val="07FE01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266B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8"/>
  </w:num>
  <w:num w:numId="3">
    <w:abstractNumId w:val="7"/>
  </w:num>
  <w:num w:numId="4">
    <w:abstractNumId w:val="12"/>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0"/>
  </w:num>
  <w:num w:numId="8">
    <w:abstractNumId w:val="6"/>
  </w:num>
  <w:num w:numId="9">
    <w:abstractNumId w:val="2"/>
  </w:num>
  <w:num w:numId="10">
    <w:abstractNumId w:val="9"/>
  </w:num>
  <w:num w:numId="11">
    <w:abstractNumId w:val="5"/>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B02"/>
    <w:rsid w:val="00002032"/>
    <w:rsid w:val="00002443"/>
    <w:rsid w:val="000037DE"/>
    <w:rsid w:val="000076F8"/>
    <w:rsid w:val="00014BD6"/>
    <w:rsid w:val="00015DF9"/>
    <w:rsid w:val="00023632"/>
    <w:rsid w:val="00024872"/>
    <w:rsid w:val="000250C8"/>
    <w:rsid w:val="00027162"/>
    <w:rsid w:val="00032C23"/>
    <w:rsid w:val="000405CF"/>
    <w:rsid w:val="00050B02"/>
    <w:rsid w:val="00050B08"/>
    <w:rsid w:val="00057551"/>
    <w:rsid w:val="00061155"/>
    <w:rsid w:val="00066384"/>
    <w:rsid w:val="0007393A"/>
    <w:rsid w:val="00073F03"/>
    <w:rsid w:val="000862E5"/>
    <w:rsid w:val="00096A52"/>
    <w:rsid w:val="00096EBC"/>
    <w:rsid w:val="000A01CB"/>
    <w:rsid w:val="000A2581"/>
    <w:rsid w:val="000A594A"/>
    <w:rsid w:val="000A65D2"/>
    <w:rsid w:val="000B3A84"/>
    <w:rsid w:val="000C380A"/>
    <w:rsid w:val="000C732E"/>
    <w:rsid w:val="000C73C8"/>
    <w:rsid w:val="000D0013"/>
    <w:rsid w:val="000D6A3F"/>
    <w:rsid w:val="000E05F0"/>
    <w:rsid w:val="000F369B"/>
    <w:rsid w:val="000F5D8F"/>
    <w:rsid w:val="001001A1"/>
    <w:rsid w:val="001002C3"/>
    <w:rsid w:val="001057BF"/>
    <w:rsid w:val="00111267"/>
    <w:rsid w:val="00114741"/>
    <w:rsid w:val="001173A6"/>
    <w:rsid w:val="00120339"/>
    <w:rsid w:val="0012379D"/>
    <w:rsid w:val="0012463A"/>
    <w:rsid w:val="00137122"/>
    <w:rsid w:val="00141F4D"/>
    <w:rsid w:val="00144D5D"/>
    <w:rsid w:val="0014697A"/>
    <w:rsid w:val="00146F3A"/>
    <w:rsid w:val="001500AC"/>
    <w:rsid w:val="00153EA1"/>
    <w:rsid w:val="00163508"/>
    <w:rsid w:val="0017399B"/>
    <w:rsid w:val="00174927"/>
    <w:rsid w:val="001756D6"/>
    <w:rsid w:val="00175766"/>
    <w:rsid w:val="001818DE"/>
    <w:rsid w:val="00191A76"/>
    <w:rsid w:val="00193321"/>
    <w:rsid w:val="001A210B"/>
    <w:rsid w:val="001A4A7B"/>
    <w:rsid w:val="001A5941"/>
    <w:rsid w:val="001A628E"/>
    <w:rsid w:val="001A7D3F"/>
    <w:rsid w:val="001B30F4"/>
    <w:rsid w:val="001B5195"/>
    <w:rsid w:val="001C5432"/>
    <w:rsid w:val="001D0E36"/>
    <w:rsid w:val="001D4B5B"/>
    <w:rsid w:val="001D5B01"/>
    <w:rsid w:val="001E4689"/>
    <w:rsid w:val="00201F27"/>
    <w:rsid w:val="00214E78"/>
    <w:rsid w:val="00214F22"/>
    <w:rsid w:val="00221801"/>
    <w:rsid w:val="00235078"/>
    <w:rsid w:val="00240E18"/>
    <w:rsid w:val="002444C1"/>
    <w:rsid w:val="0025332F"/>
    <w:rsid w:val="0025409B"/>
    <w:rsid w:val="00264EFB"/>
    <w:rsid w:val="00264FEF"/>
    <w:rsid w:val="002745F4"/>
    <w:rsid w:val="00274D5B"/>
    <w:rsid w:val="00275576"/>
    <w:rsid w:val="00276E5D"/>
    <w:rsid w:val="002844BE"/>
    <w:rsid w:val="0028647E"/>
    <w:rsid w:val="0028651F"/>
    <w:rsid w:val="00287BF0"/>
    <w:rsid w:val="002A2CF1"/>
    <w:rsid w:val="002B14D3"/>
    <w:rsid w:val="002B25D7"/>
    <w:rsid w:val="002B4AE0"/>
    <w:rsid w:val="002C0C82"/>
    <w:rsid w:val="002D15F9"/>
    <w:rsid w:val="002D71DC"/>
    <w:rsid w:val="002E6BB9"/>
    <w:rsid w:val="002E761C"/>
    <w:rsid w:val="002F4C02"/>
    <w:rsid w:val="002F5B84"/>
    <w:rsid w:val="003022C8"/>
    <w:rsid w:val="00311361"/>
    <w:rsid w:val="003149A4"/>
    <w:rsid w:val="003163F4"/>
    <w:rsid w:val="00323079"/>
    <w:rsid w:val="00323DAC"/>
    <w:rsid w:val="00325DA5"/>
    <w:rsid w:val="00327603"/>
    <w:rsid w:val="003435B6"/>
    <w:rsid w:val="00354248"/>
    <w:rsid w:val="00354A03"/>
    <w:rsid w:val="00376D85"/>
    <w:rsid w:val="00387B56"/>
    <w:rsid w:val="003A6958"/>
    <w:rsid w:val="003B0F50"/>
    <w:rsid w:val="003B1E3D"/>
    <w:rsid w:val="003B1EE4"/>
    <w:rsid w:val="003B2922"/>
    <w:rsid w:val="003C292F"/>
    <w:rsid w:val="003D0EEE"/>
    <w:rsid w:val="003E211D"/>
    <w:rsid w:val="003E42C2"/>
    <w:rsid w:val="003E7862"/>
    <w:rsid w:val="003F0383"/>
    <w:rsid w:val="003F1E94"/>
    <w:rsid w:val="00401A9C"/>
    <w:rsid w:val="0040310F"/>
    <w:rsid w:val="00403D5E"/>
    <w:rsid w:val="00404B11"/>
    <w:rsid w:val="0041358C"/>
    <w:rsid w:val="0043098B"/>
    <w:rsid w:val="0044330A"/>
    <w:rsid w:val="00444639"/>
    <w:rsid w:val="00460CB5"/>
    <w:rsid w:val="00466B44"/>
    <w:rsid w:val="00470C68"/>
    <w:rsid w:val="004802E4"/>
    <w:rsid w:val="00482921"/>
    <w:rsid w:val="00485C23"/>
    <w:rsid w:val="004863F3"/>
    <w:rsid w:val="00493343"/>
    <w:rsid w:val="00496C28"/>
    <w:rsid w:val="004A0557"/>
    <w:rsid w:val="004A0826"/>
    <w:rsid w:val="004A1273"/>
    <w:rsid w:val="004A3F81"/>
    <w:rsid w:val="004A4D3B"/>
    <w:rsid w:val="004A5CF3"/>
    <w:rsid w:val="004A71B9"/>
    <w:rsid w:val="004B5C3D"/>
    <w:rsid w:val="004C793F"/>
    <w:rsid w:val="004D1902"/>
    <w:rsid w:val="004D28D5"/>
    <w:rsid w:val="004D3B0C"/>
    <w:rsid w:val="004D559F"/>
    <w:rsid w:val="004D678C"/>
    <w:rsid w:val="004D7C68"/>
    <w:rsid w:val="004E04BE"/>
    <w:rsid w:val="004E0851"/>
    <w:rsid w:val="004E5018"/>
    <w:rsid w:val="004E5EB8"/>
    <w:rsid w:val="004E6EC3"/>
    <w:rsid w:val="004F21D8"/>
    <w:rsid w:val="004F267D"/>
    <w:rsid w:val="004F4214"/>
    <w:rsid w:val="004F79C5"/>
    <w:rsid w:val="00525C36"/>
    <w:rsid w:val="00534B79"/>
    <w:rsid w:val="005540C0"/>
    <w:rsid w:val="005647E6"/>
    <w:rsid w:val="00565E43"/>
    <w:rsid w:val="005741CA"/>
    <w:rsid w:val="00575D89"/>
    <w:rsid w:val="00586267"/>
    <w:rsid w:val="005902FC"/>
    <w:rsid w:val="005923AC"/>
    <w:rsid w:val="005932A2"/>
    <w:rsid w:val="005A3D58"/>
    <w:rsid w:val="005C1404"/>
    <w:rsid w:val="005C3DF5"/>
    <w:rsid w:val="005C6B5B"/>
    <w:rsid w:val="005C7521"/>
    <w:rsid w:val="005D1863"/>
    <w:rsid w:val="005D698A"/>
    <w:rsid w:val="005E0756"/>
    <w:rsid w:val="005F7594"/>
    <w:rsid w:val="00613327"/>
    <w:rsid w:val="00617E4C"/>
    <w:rsid w:val="00636F83"/>
    <w:rsid w:val="00637828"/>
    <w:rsid w:val="006451B8"/>
    <w:rsid w:val="006473DD"/>
    <w:rsid w:val="00651CDA"/>
    <w:rsid w:val="00653E75"/>
    <w:rsid w:val="00662D35"/>
    <w:rsid w:val="00663E81"/>
    <w:rsid w:val="006712B6"/>
    <w:rsid w:val="006735C6"/>
    <w:rsid w:val="00694C7A"/>
    <w:rsid w:val="006971D1"/>
    <w:rsid w:val="006A04BA"/>
    <w:rsid w:val="006A0D4A"/>
    <w:rsid w:val="006A139A"/>
    <w:rsid w:val="006B35A0"/>
    <w:rsid w:val="006B367C"/>
    <w:rsid w:val="006B56FC"/>
    <w:rsid w:val="006C6403"/>
    <w:rsid w:val="006C7A8F"/>
    <w:rsid w:val="006D1D88"/>
    <w:rsid w:val="006D6754"/>
    <w:rsid w:val="006E25FB"/>
    <w:rsid w:val="006E43A6"/>
    <w:rsid w:val="006E5794"/>
    <w:rsid w:val="006F6657"/>
    <w:rsid w:val="006F794F"/>
    <w:rsid w:val="00702EAD"/>
    <w:rsid w:val="007073B3"/>
    <w:rsid w:val="00716985"/>
    <w:rsid w:val="00722C80"/>
    <w:rsid w:val="007312CD"/>
    <w:rsid w:val="007332D8"/>
    <w:rsid w:val="00736078"/>
    <w:rsid w:val="007372FF"/>
    <w:rsid w:val="00745765"/>
    <w:rsid w:val="00745C6F"/>
    <w:rsid w:val="00747304"/>
    <w:rsid w:val="00760A4F"/>
    <w:rsid w:val="007615A1"/>
    <w:rsid w:val="00762437"/>
    <w:rsid w:val="00765940"/>
    <w:rsid w:val="00771949"/>
    <w:rsid w:val="00782CBB"/>
    <w:rsid w:val="00784174"/>
    <w:rsid w:val="007971FE"/>
    <w:rsid w:val="007A4D84"/>
    <w:rsid w:val="007B05C0"/>
    <w:rsid w:val="007B0F70"/>
    <w:rsid w:val="007B3B18"/>
    <w:rsid w:val="007C4E24"/>
    <w:rsid w:val="007D3AD4"/>
    <w:rsid w:val="007D4AD2"/>
    <w:rsid w:val="007D5904"/>
    <w:rsid w:val="007E54B9"/>
    <w:rsid w:val="007F061F"/>
    <w:rsid w:val="007F1264"/>
    <w:rsid w:val="007F5CD6"/>
    <w:rsid w:val="007F6DCE"/>
    <w:rsid w:val="007F7FF4"/>
    <w:rsid w:val="00803229"/>
    <w:rsid w:val="008073A4"/>
    <w:rsid w:val="00807B4B"/>
    <w:rsid w:val="00807E0B"/>
    <w:rsid w:val="00811A55"/>
    <w:rsid w:val="00812280"/>
    <w:rsid w:val="0082064F"/>
    <w:rsid w:val="00820A30"/>
    <w:rsid w:val="00822A9C"/>
    <w:rsid w:val="008254CE"/>
    <w:rsid w:val="008310F1"/>
    <w:rsid w:val="00837466"/>
    <w:rsid w:val="008421F1"/>
    <w:rsid w:val="008436B0"/>
    <w:rsid w:val="00843A8C"/>
    <w:rsid w:val="00846A2B"/>
    <w:rsid w:val="00851EF0"/>
    <w:rsid w:val="00854BB5"/>
    <w:rsid w:val="00866460"/>
    <w:rsid w:val="00867917"/>
    <w:rsid w:val="00871FCB"/>
    <w:rsid w:val="00873604"/>
    <w:rsid w:val="00882C15"/>
    <w:rsid w:val="00884915"/>
    <w:rsid w:val="008873C5"/>
    <w:rsid w:val="008A4030"/>
    <w:rsid w:val="008A60D4"/>
    <w:rsid w:val="008B1B70"/>
    <w:rsid w:val="008D6D46"/>
    <w:rsid w:val="008F045F"/>
    <w:rsid w:val="008F2011"/>
    <w:rsid w:val="008F32B5"/>
    <w:rsid w:val="00901C25"/>
    <w:rsid w:val="009117EB"/>
    <w:rsid w:val="009140DD"/>
    <w:rsid w:val="009142C1"/>
    <w:rsid w:val="00916E88"/>
    <w:rsid w:val="0092138F"/>
    <w:rsid w:val="00924452"/>
    <w:rsid w:val="00927B04"/>
    <w:rsid w:val="0093666E"/>
    <w:rsid w:val="0094784B"/>
    <w:rsid w:val="00950221"/>
    <w:rsid w:val="00951BB8"/>
    <w:rsid w:val="00960C00"/>
    <w:rsid w:val="009761A1"/>
    <w:rsid w:val="00976D8A"/>
    <w:rsid w:val="00987E72"/>
    <w:rsid w:val="00990627"/>
    <w:rsid w:val="00991199"/>
    <w:rsid w:val="009926F5"/>
    <w:rsid w:val="009A0DA8"/>
    <w:rsid w:val="009A494F"/>
    <w:rsid w:val="009A67A9"/>
    <w:rsid w:val="009B2CD8"/>
    <w:rsid w:val="009C7723"/>
    <w:rsid w:val="009D16B1"/>
    <w:rsid w:val="009D441F"/>
    <w:rsid w:val="009E44BA"/>
    <w:rsid w:val="009E576B"/>
    <w:rsid w:val="00A02F8A"/>
    <w:rsid w:val="00A053CA"/>
    <w:rsid w:val="00A0641D"/>
    <w:rsid w:val="00A0697E"/>
    <w:rsid w:val="00A06CF1"/>
    <w:rsid w:val="00A20BEB"/>
    <w:rsid w:val="00A27625"/>
    <w:rsid w:val="00A35E36"/>
    <w:rsid w:val="00A44635"/>
    <w:rsid w:val="00A46FE6"/>
    <w:rsid w:val="00A54351"/>
    <w:rsid w:val="00A60D28"/>
    <w:rsid w:val="00A62CB2"/>
    <w:rsid w:val="00A65BE8"/>
    <w:rsid w:val="00A70675"/>
    <w:rsid w:val="00A724EC"/>
    <w:rsid w:val="00A728FC"/>
    <w:rsid w:val="00A91B6A"/>
    <w:rsid w:val="00AB18D8"/>
    <w:rsid w:val="00AC7049"/>
    <w:rsid w:val="00AD4E7A"/>
    <w:rsid w:val="00AE658F"/>
    <w:rsid w:val="00AE6632"/>
    <w:rsid w:val="00AF1FD9"/>
    <w:rsid w:val="00AF4801"/>
    <w:rsid w:val="00AF7C4D"/>
    <w:rsid w:val="00B00A89"/>
    <w:rsid w:val="00B00B85"/>
    <w:rsid w:val="00B068AD"/>
    <w:rsid w:val="00B106A1"/>
    <w:rsid w:val="00B11F10"/>
    <w:rsid w:val="00B15B28"/>
    <w:rsid w:val="00B37355"/>
    <w:rsid w:val="00B378F9"/>
    <w:rsid w:val="00B40100"/>
    <w:rsid w:val="00B44792"/>
    <w:rsid w:val="00B52424"/>
    <w:rsid w:val="00B52F8C"/>
    <w:rsid w:val="00B602D1"/>
    <w:rsid w:val="00B60E44"/>
    <w:rsid w:val="00B61F3A"/>
    <w:rsid w:val="00B63566"/>
    <w:rsid w:val="00B64035"/>
    <w:rsid w:val="00B77EF4"/>
    <w:rsid w:val="00B91D8C"/>
    <w:rsid w:val="00B95015"/>
    <w:rsid w:val="00B968D0"/>
    <w:rsid w:val="00BD3C4D"/>
    <w:rsid w:val="00BF316A"/>
    <w:rsid w:val="00BF6247"/>
    <w:rsid w:val="00C014D8"/>
    <w:rsid w:val="00C14AE7"/>
    <w:rsid w:val="00C161E4"/>
    <w:rsid w:val="00C23871"/>
    <w:rsid w:val="00C27BBF"/>
    <w:rsid w:val="00C32C8D"/>
    <w:rsid w:val="00C3672F"/>
    <w:rsid w:val="00C47869"/>
    <w:rsid w:val="00C529E0"/>
    <w:rsid w:val="00C55B1A"/>
    <w:rsid w:val="00C6613C"/>
    <w:rsid w:val="00C76538"/>
    <w:rsid w:val="00C94D72"/>
    <w:rsid w:val="00CA0433"/>
    <w:rsid w:val="00CA0F17"/>
    <w:rsid w:val="00CC2968"/>
    <w:rsid w:val="00CC2CB2"/>
    <w:rsid w:val="00CF4392"/>
    <w:rsid w:val="00CF5199"/>
    <w:rsid w:val="00CF6017"/>
    <w:rsid w:val="00D02143"/>
    <w:rsid w:val="00D02F1E"/>
    <w:rsid w:val="00D11CBD"/>
    <w:rsid w:val="00D14FA9"/>
    <w:rsid w:val="00D17978"/>
    <w:rsid w:val="00D4111D"/>
    <w:rsid w:val="00D44BB4"/>
    <w:rsid w:val="00D463EC"/>
    <w:rsid w:val="00D50AD5"/>
    <w:rsid w:val="00D53FE1"/>
    <w:rsid w:val="00D56F12"/>
    <w:rsid w:val="00D602DF"/>
    <w:rsid w:val="00D678AC"/>
    <w:rsid w:val="00D75106"/>
    <w:rsid w:val="00D76C15"/>
    <w:rsid w:val="00D82CC5"/>
    <w:rsid w:val="00D82F5A"/>
    <w:rsid w:val="00D9324B"/>
    <w:rsid w:val="00D95B56"/>
    <w:rsid w:val="00DA16EC"/>
    <w:rsid w:val="00DB2751"/>
    <w:rsid w:val="00DB306B"/>
    <w:rsid w:val="00DB458A"/>
    <w:rsid w:val="00DB6A58"/>
    <w:rsid w:val="00DC1BB6"/>
    <w:rsid w:val="00DC1EDB"/>
    <w:rsid w:val="00DC2134"/>
    <w:rsid w:val="00DC38C3"/>
    <w:rsid w:val="00DD0F97"/>
    <w:rsid w:val="00DD4203"/>
    <w:rsid w:val="00DD7369"/>
    <w:rsid w:val="00DE0849"/>
    <w:rsid w:val="00DF1362"/>
    <w:rsid w:val="00DF4340"/>
    <w:rsid w:val="00DF4E96"/>
    <w:rsid w:val="00E0513C"/>
    <w:rsid w:val="00E1178F"/>
    <w:rsid w:val="00E13B5A"/>
    <w:rsid w:val="00E20E8E"/>
    <w:rsid w:val="00E2654C"/>
    <w:rsid w:val="00E32AC3"/>
    <w:rsid w:val="00E338DD"/>
    <w:rsid w:val="00E44BCE"/>
    <w:rsid w:val="00E45F42"/>
    <w:rsid w:val="00E47DD9"/>
    <w:rsid w:val="00E523C9"/>
    <w:rsid w:val="00E5329A"/>
    <w:rsid w:val="00E65CD2"/>
    <w:rsid w:val="00E661C7"/>
    <w:rsid w:val="00E873B6"/>
    <w:rsid w:val="00E920C8"/>
    <w:rsid w:val="00E9398E"/>
    <w:rsid w:val="00EA2F31"/>
    <w:rsid w:val="00EA3546"/>
    <w:rsid w:val="00EA4D54"/>
    <w:rsid w:val="00EA65A7"/>
    <w:rsid w:val="00EB0F65"/>
    <w:rsid w:val="00EC469C"/>
    <w:rsid w:val="00ED08AB"/>
    <w:rsid w:val="00ED5E15"/>
    <w:rsid w:val="00ED68BA"/>
    <w:rsid w:val="00EE47CE"/>
    <w:rsid w:val="00EE7AC0"/>
    <w:rsid w:val="00EF2BDC"/>
    <w:rsid w:val="00EF67A1"/>
    <w:rsid w:val="00F02090"/>
    <w:rsid w:val="00F125F5"/>
    <w:rsid w:val="00F21D35"/>
    <w:rsid w:val="00F22738"/>
    <w:rsid w:val="00F31950"/>
    <w:rsid w:val="00F34EF3"/>
    <w:rsid w:val="00F364FB"/>
    <w:rsid w:val="00F375F0"/>
    <w:rsid w:val="00F45D44"/>
    <w:rsid w:val="00F512B5"/>
    <w:rsid w:val="00F62706"/>
    <w:rsid w:val="00F6294C"/>
    <w:rsid w:val="00F629D9"/>
    <w:rsid w:val="00F650B3"/>
    <w:rsid w:val="00F71FEF"/>
    <w:rsid w:val="00F74915"/>
    <w:rsid w:val="00F85FA4"/>
    <w:rsid w:val="00F86BB8"/>
    <w:rsid w:val="00F9297D"/>
    <w:rsid w:val="00FA484E"/>
    <w:rsid w:val="00FC065D"/>
    <w:rsid w:val="00FC0BA4"/>
    <w:rsid w:val="00FC31A8"/>
    <w:rsid w:val="00FC3F11"/>
    <w:rsid w:val="00FC7B03"/>
    <w:rsid w:val="00FD012D"/>
    <w:rsid w:val="00FD1936"/>
    <w:rsid w:val="00FD39E9"/>
    <w:rsid w:val="00FF746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F51BCA-7C45-4659-A103-310A05BF9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2">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3E211D"/>
  </w:style>
  <w:style w:type="paragraph" w:styleId="Heading1">
    <w:name w:val="heading 1"/>
    <w:basedOn w:val="Normal"/>
    <w:next w:val="Normal"/>
    <w:link w:val="Heading1Char"/>
    <w:uiPriority w:val="9"/>
    <w:qFormat/>
    <w:rsid w:val="00AC7049"/>
    <w:pPr>
      <w:outlineLvl w:val="0"/>
    </w:pPr>
    <w:rPr>
      <w:b/>
      <w:u w:val="single"/>
    </w:rPr>
  </w:style>
  <w:style w:type="paragraph" w:styleId="Heading2">
    <w:name w:val="heading 2"/>
    <w:basedOn w:val="Heading1"/>
    <w:next w:val="Normal"/>
    <w:link w:val="Heading2Char"/>
    <w:uiPriority w:val="9"/>
    <w:unhideWhenUsed/>
    <w:qFormat/>
    <w:rsid w:val="00636F83"/>
    <w:pPr>
      <w:outlineLvl w:val="1"/>
    </w:pPr>
    <w:rPr>
      <w:lang w:eastAsia="ja-JP"/>
    </w:rPr>
  </w:style>
  <w:style w:type="paragraph" w:styleId="Heading3">
    <w:name w:val="heading 3"/>
    <w:basedOn w:val="Normal"/>
    <w:next w:val="Normal"/>
    <w:link w:val="Heading3Char"/>
    <w:uiPriority w:val="9"/>
    <w:unhideWhenUsed/>
    <w:qFormat/>
    <w:rsid w:val="00E338D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338D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049"/>
    <w:rPr>
      <w:b/>
      <w:u w:val="single"/>
    </w:rPr>
  </w:style>
  <w:style w:type="character" w:customStyle="1" w:styleId="Heading2Char">
    <w:name w:val="Heading 2 Char"/>
    <w:basedOn w:val="DefaultParagraphFont"/>
    <w:link w:val="Heading2"/>
    <w:uiPriority w:val="9"/>
    <w:rsid w:val="00636F83"/>
    <w:rPr>
      <w:b/>
      <w:u w:val="single"/>
      <w:lang w:eastAsia="ja-JP"/>
    </w:rPr>
  </w:style>
  <w:style w:type="character" w:customStyle="1" w:styleId="Heading3Char">
    <w:name w:val="Heading 3 Char"/>
    <w:basedOn w:val="DefaultParagraphFont"/>
    <w:link w:val="Heading3"/>
    <w:uiPriority w:val="9"/>
    <w:rsid w:val="00E338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338DD"/>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050B0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0B0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050B02"/>
    <w:pPr>
      <w:tabs>
        <w:tab w:val="center" w:pos="4320"/>
        <w:tab w:val="right" w:pos="8640"/>
      </w:tabs>
    </w:pPr>
  </w:style>
  <w:style w:type="character" w:customStyle="1" w:styleId="HeaderChar">
    <w:name w:val="Header Char"/>
    <w:basedOn w:val="DefaultParagraphFont"/>
    <w:link w:val="Header"/>
    <w:uiPriority w:val="99"/>
    <w:rsid w:val="00050B02"/>
  </w:style>
  <w:style w:type="paragraph" w:styleId="Footer">
    <w:name w:val="footer"/>
    <w:basedOn w:val="Normal"/>
    <w:link w:val="FooterChar"/>
    <w:uiPriority w:val="99"/>
    <w:unhideWhenUsed/>
    <w:rsid w:val="00050B02"/>
    <w:pPr>
      <w:tabs>
        <w:tab w:val="center" w:pos="4320"/>
        <w:tab w:val="right" w:pos="8640"/>
      </w:tabs>
    </w:pPr>
  </w:style>
  <w:style w:type="character" w:customStyle="1" w:styleId="FooterChar">
    <w:name w:val="Footer Char"/>
    <w:basedOn w:val="DefaultParagraphFont"/>
    <w:link w:val="Footer"/>
    <w:uiPriority w:val="99"/>
    <w:rsid w:val="00050B02"/>
  </w:style>
  <w:style w:type="table" w:styleId="LightShading-Accent1">
    <w:name w:val="Light Shading Accent 1"/>
    <w:basedOn w:val="TableNormal"/>
    <w:uiPriority w:val="60"/>
    <w:rsid w:val="00050B02"/>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662D35"/>
    <w:pPr>
      <w:spacing w:line="276" w:lineRule="auto"/>
      <w:outlineLvl w:val="9"/>
    </w:pPr>
    <w:rPr>
      <w:rFonts w:ascii="Times New Roman" w:hAnsi="Times New Roman"/>
      <w:b w:val="0"/>
    </w:rPr>
  </w:style>
  <w:style w:type="paragraph" w:styleId="BalloonText">
    <w:name w:val="Balloon Text"/>
    <w:basedOn w:val="Normal"/>
    <w:link w:val="BalloonTextChar"/>
    <w:uiPriority w:val="99"/>
    <w:semiHidden/>
    <w:unhideWhenUsed/>
    <w:rsid w:val="00050B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0B02"/>
    <w:rPr>
      <w:rFonts w:ascii="Lucida Grande" w:hAnsi="Lucida Grande" w:cs="Lucida Grande"/>
      <w:sz w:val="18"/>
      <w:szCs w:val="18"/>
    </w:rPr>
  </w:style>
  <w:style w:type="paragraph" w:styleId="TOC1">
    <w:name w:val="toc 1"/>
    <w:basedOn w:val="Normal"/>
    <w:next w:val="Normal"/>
    <w:autoRedefine/>
    <w:uiPriority w:val="39"/>
    <w:unhideWhenUsed/>
    <w:rsid w:val="005923AC"/>
    <w:pPr>
      <w:spacing w:before="120"/>
    </w:pPr>
    <w:rPr>
      <w:b/>
    </w:rPr>
  </w:style>
  <w:style w:type="paragraph" w:styleId="TOC2">
    <w:name w:val="toc 2"/>
    <w:basedOn w:val="Normal"/>
    <w:next w:val="Normal"/>
    <w:autoRedefine/>
    <w:uiPriority w:val="39"/>
    <w:unhideWhenUsed/>
    <w:rsid w:val="00050B02"/>
    <w:pPr>
      <w:ind w:left="240"/>
    </w:pPr>
    <w:rPr>
      <w:b/>
      <w:sz w:val="22"/>
      <w:szCs w:val="22"/>
    </w:rPr>
  </w:style>
  <w:style w:type="paragraph" w:styleId="TOC3">
    <w:name w:val="toc 3"/>
    <w:basedOn w:val="Normal"/>
    <w:next w:val="Normal"/>
    <w:autoRedefine/>
    <w:uiPriority w:val="39"/>
    <w:unhideWhenUsed/>
    <w:rsid w:val="00050B02"/>
    <w:pPr>
      <w:ind w:left="480"/>
    </w:pPr>
    <w:rPr>
      <w:sz w:val="22"/>
      <w:szCs w:val="22"/>
    </w:rPr>
  </w:style>
  <w:style w:type="paragraph" w:styleId="TOC4">
    <w:name w:val="toc 4"/>
    <w:basedOn w:val="Normal"/>
    <w:next w:val="Normal"/>
    <w:autoRedefine/>
    <w:uiPriority w:val="39"/>
    <w:unhideWhenUsed/>
    <w:rsid w:val="007D3AD4"/>
    <w:pPr>
      <w:ind w:left="720"/>
    </w:pPr>
    <w:rPr>
      <w:sz w:val="20"/>
      <w:szCs w:val="20"/>
    </w:rPr>
  </w:style>
  <w:style w:type="paragraph" w:styleId="TOC5">
    <w:name w:val="toc 5"/>
    <w:basedOn w:val="Normal"/>
    <w:next w:val="Normal"/>
    <w:autoRedefine/>
    <w:uiPriority w:val="39"/>
    <w:unhideWhenUsed/>
    <w:rsid w:val="00050B02"/>
    <w:pPr>
      <w:ind w:left="960"/>
    </w:pPr>
    <w:rPr>
      <w:sz w:val="20"/>
      <w:szCs w:val="20"/>
    </w:rPr>
  </w:style>
  <w:style w:type="paragraph" w:styleId="TOC6">
    <w:name w:val="toc 6"/>
    <w:basedOn w:val="Normal"/>
    <w:next w:val="Normal"/>
    <w:autoRedefine/>
    <w:uiPriority w:val="39"/>
    <w:unhideWhenUsed/>
    <w:rsid w:val="00050B02"/>
    <w:pPr>
      <w:ind w:left="1200"/>
    </w:pPr>
    <w:rPr>
      <w:sz w:val="20"/>
      <w:szCs w:val="20"/>
    </w:rPr>
  </w:style>
  <w:style w:type="paragraph" w:styleId="TOC7">
    <w:name w:val="toc 7"/>
    <w:basedOn w:val="Normal"/>
    <w:next w:val="Normal"/>
    <w:autoRedefine/>
    <w:uiPriority w:val="39"/>
    <w:unhideWhenUsed/>
    <w:rsid w:val="00050B02"/>
    <w:pPr>
      <w:ind w:left="1440"/>
    </w:pPr>
    <w:rPr>
      <w:sz w:val="20"/>
      <w:szCs w:val="20"/>
    </w:rPr>
  </w:style>
  <w:style w:type="paragraph" w:styleId="TOC8">
    <w:name w:val="toc 8"/>
    <w:basedOn w:val="Normal"/>
    <w:next w:val="Normal"/>
    <w:autoRedefine/>
    <w:uiPriority w:val="39"/>
    <w:unhideWhenUsed/>
    <w:rsid w:val="00050B02"/>
    <w:pPr>
      <w:ind w:left="1680"/>
    </w:pPr>
    <w:rPr>
      <w:sz w:val="20"/>
      <w:szCs w:val="20"/>
    </w:rPr>
  </w:style>
  <w:style w:type="paragraph" w:styleId="TOC9">
    <w:name w:val="toc 9"/>
    <w:basedOn w:val="Normal"/>
    <w:next w:val="Normal"/>
    <w:autoRedefine/>
    <w:uiPriority w:val="39"/>
    <w:unhideWhenUsed/>
    <w:rsid w:val="00050B02"/>
    <w:pPr>
      <w:ind w:left="1920"/>
    </w:pPr>
    <w:rPr>
      <w:sz w:val="20"/>
      <w:szCs w:val="20"/>
    </w:rPr>
  </w:style>
  <w:style w:type="table" w:customStyle="1" w:styleId="LightShading1">
    <w:name w:val="Light Shading1"/>
    <w:basedOn w:val="TableNormal"/>
    <w:uiPriority w:val="60"/>
    <w:rsid w:val="00050B02"/>
    <w:rPr>
      <w:rFonts w:eastAsiaTheme="minorHAns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050B02"/>
    <w:rPr>
      <w:color w:val="0000FF" w:themeColor="hyperlink"/>
      <w:u w:val="single"/>
    </w:rPr>
  </w:style>
  <w:style w:type="character" w:styleId="PageNumber">
    <w:name w:val="page number"/>
    <w:basedOn w:val="DefaultParagraphFont"/>
    <w:uiPriority w:val="99"/>
    <w:semiHidden/>
    <w:unhideWhenUsed/>
    <w:rsid w:val="00662D35"/>
  </w:style>
  <w:style w:type="character" w:styleId="BookTitle">
    <w:name w:val="Book Title"/>
    <w:basedOn w:val="DefaultParagraphFont"/>
    <w:uiPriority w:val="33"/>
    <w:qFormat/>
    <w:rsid w:val="00662D35"/>
    <w:rPr>
      <w:rFonts w:asciiTheme="minorHAnsi" w:hAnsiTheme="minorHAnsi" w:cs="Times New Roman"/>
      <w:smallCaps/>
      <w:color w:val="auto"/>
      <w:spacing w:val="5"/>
      <w:sz w:val="36"/>
      <w:szCs w:val="36"/>
    </w:rPr>
  </w:style>
  <w:style w:type="paragraph" w:styleId="ListParagraph">
    <w:name w:val="List Paragraph"/>
    <w:basedOn w:val="Normal"/>
    <w:uiPriority w:val="34"/>
    <w:qFormat/>
    <w:rsid w:val="00662D35"/>
    <w:pPr>
      <w:ind w:left="720"/>
      <w:contextualSpacing/>
    </w:pPr>
  </w:style>
  <w:style w:type="table" w:styleId="TableGrid">
    <w:name w:val="Table Grid"/>
    <w:basedOn w:val="TableNormal"/>
    <w:uiPriority w:val="59"/>
    <w:rsid w:val="00771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401A9C"/>
  </w:style>
  <w:style w:type="character" w:styleId="CommentReference">
    <w:name w:val="annotation reference"/>
    <w:basedOn w:val="DefaultParagraphFont"/>
    <w:rsid w:val="001002C3"/>
    <w:rPr>
      <w:sz w:val="16"/>
      <w:szCs w:val="16"/>
    </w:rPr>
  </w:style>
  <w:style w:type="paragraph" w:styleId="CommentText">
    <w:name w:val="annotation text"/>
    <w:basedOn w:val="Normal"/>
    <w:link w:val="CommentTextChar"/>
    <w:rsid w:val="001002C3"/>
    <w:rPr>
      <w:sz w:val="20"/>
      <w:szCs w:val="20"/>
    </w:rPr>
  </w:style>
  <w:style w:type="character" w:customStyle="1" w:styleId="CommentTextChar">
    <w:name w:val="Comment Text Char"/>
    <w:basedOn w:val="DefaultParagraphFont"/>
    <w:link w:val="CommentText"/>
    <w:rsid w:val="001002C3"/>
    <w:rPr>
      <w:sz w:val="20"/>
      <w:szCs w:val="20"/>
    </w:rPr>
  </w:style>
  <w:style w:type="paragraph" w:styleId="CommentSubject">
    <w:name w:val="annotation subject"/>
    <w:basedOn w:val="CommentText"/>
    <w:next w:val="CommentText"/>
    <w:link w:val="CommentSubjectChar"/>
    <w:rsid w:val="001002C3"/>
    <w:rPr>
      <w:b/>
      <w:bCs/>
    </w:rPr>
  </w:style>
  <w:style w:type="character" w:customStyle="1" w:styleId="CommentSubjectChar">
    <w:name w:val="Comment Subject Char"/>
    <w:basedOn w:val="CommentTextChar"/>
    <w:link w:val="CommentSubject"/>
    <w:rsid w:val="001002C3"/>
    <w:rPr>
      <w:b/>
      <w:bCs/>
      <w:sz w:val="20"/>
      <w:szCs w:val="20"/>
    </w:rPr>
  </w:style>
  <w:style w:type="character" w:customStyle="1" w:styleId="CommentTextChar1">
    <w:name w:val="Comment Text Char1"/>
    <w:semiHidden/>
    <w:rsid w:val="005932A2"/>
    <w:rPr>
      <w:rFonts w:ascii="Times" w:hAnsi="Times" w:cs="Times"/>
    </w:rPr>
  </w:style>
  <w:style w:type="table" w:customStyle="1" w:styleId="MediumGrid31">
    <w:name w:val="Medium Grid 31"/>
    <w:basedOn w:val="TableNormal"/>
    <w:uiPriority w:val="69"/>
    <w:rsid w:val="005C1404"/>
    <w:rPr>
      <w:rFonts w:eastAsiaTheme="minorHAns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Shading2-Accent5">
    <w:name w:val="Medium Shading 2 Accent 5"/>
    <w:basedOn w:val="TableNormal"/>
    <w:uiPriority w:val="64"/>
    <w:rsid w:val="005C1404"/>
    <w:rPr>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2">
    <w:name w:val="Medium Shading 1 Accent 2"/>
    <w:basedOn w:val="TableNormal"/>
    <w:uiPriority w:val="63"/>
    <w:rsid w:val="005C1404"/>
    <w:rPr>
      <w:rFonts w:eastAsiaTheme="minorHAns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rsid w:val="008873C5"/>
    <w:rPr>
      <w:color w:val="4600A5"/>
      <w:u w:val="single"/>
    </w:rPr>
  </w:style>
  <w:style w:type="paragraph" w:customStyle="1" w:styleId="font5">
    <w:name w:val="font5"/>
    <w:basedOn w:val="Normal"/>
    <w:rsid w:val="008873C5"/>
    <w:pPr>
      <w:spacing w:beforeLines="1" w:afterLines="1"/>
    </w:pPr>
    <w:rPr>
      <w:rFonts w:ascii="Verdana" w:hAnsi="Verdana"/>
      <w:sz w:val="16"/>
      <w:szCs w:val="16"/>
    </w:rPr>
  </w:style>
  <w:style w:type="paragraph" w:customStyle="1" w:styleId="xl83">
    <w:name w:val="xl83"/>
    <w:basedOn w:val="Normal"/>
    <w:rsid w:val="008873C5"/>
    <w:pPr>
      <w:pBdr>
        <w:top w:val="single" w:sz="4" w:space="0" w:color="auto"/>
        <w:left w:val="single" w:sz="4" w:space="0" w:color="auto"/>
        <w:bottom w:val="single" w:sz="4" w:space="0" w:color="auto"/>
        <w:right w:val="single" w:sz="4" w:space="0" w:color="auto"/>
      </w:pBdr>
      <w:spacing w:beforeLines="1" w:afterLines="1"/>
    </w:pPr>
    <w:rPr>
      <w:rFonts w:ascii="Times" w:hAnsi="Times"/>
      <w:sz w:val="20"/>
      <w:szCs w:val="20"/>
    </w:rPr>
  </w:style>
  <w:style w:type="paragraph" w:customStyle="1" w:styleId="xl84">
    <w:name w:val="xl84"/>
    <w:basedOn w:val="Normal"/>
    <w:rsid w:val="008873C5"/>
    <w:pPr>
      <w:pBdr>
        <w:top w:val="single" w:sz="4" w:space="0" w:color="auto"/>
        <w:left w:val="single" w:sz="4" w:space="0" w:color="auto"/>
        <w:bottom w:val="single" w:sz="4" w:space="0" w:color="auto"/>
        <w:right w:val="single" w:sz="4" w:space="0" w:color="auto"/>
      </w:pBdr>
      <w:shd w:val="clear" w:color="auto" w:fill="C0C0C0"/>
      <w:spacing w:beforeLines="1" w:afterLines="1"/>
    </w:pPr>
    <w:rPr>
      <w:rFonts w:ascii="Times" w:hAnsi="Times"/>
      <w:sz w:val="20"/>
      <w:szCs w:val="20"/>
    </w:rPr>
  </w:style>
  <w:style w:type="paragraph" w:customStyle="1" w:styleId="xl85">
    <w:name w:val="xl85"/>
    <w:basedOn w:val="Normal"/>
    <w:rsid w:val="008873C5"/>
    <w:pPr>
      <w:pBdr>
        <w:top w:val="single" w:sz="4" w:space="0" w:color="auto"/>
        <w:left w:val="single" w:sz="4" w:space="0" w:color="auto"/>
        <w:bottom w:val="single" w:sz="4" w:space="0" w:color="auto"/>
        <w:right w:val="single" w:sz="4" w:space="0" w:color="auto"/>
      </w:pBdr>
      <w:spacing w:beforeLines="1" w:afterLines="1"/>
    </w:pPr>
    <w:rPr>
      <w:rFonts w:ascii="Times" w:hAnsi="Times"/>
      <w:b/>
      <w:bCs/>
      <w:sz w:val="20"/>
      <w:szCs w:val="20"/>
    </w:rPr>
  </w:style>
  <w:style w:type="paragraph" w:customStyle="1" w:styleId="xl86">
    <w:name w:val="xl86"/>
    <w:basedOn w:val="Normal"/>
    <w:rsid w:val="008873C5"/>
    <w:pPr>
      <w:pBdr>
        <w:top w:val="single" w:sz="4" w:space="0" w:color="auto"/>
        <w:left w:val="single" w:sz="4" w:space="0" w:color="auto"/>
        <w:bottom w:val="single" w:sz="4" w:space="0" w:color="auto"/>
        <w:right w:val="single" w:sz="4" w:space="0" w:color="auto"/>
      </w:pBdr>
      <w:shd w:val="clear" w:color="auto" w:fill="C0C0C0"/>
      <w:spacing w:beforeLines="1" w:afterLines="1"/>
    </w:pPr>
    <w:rPr>
      <w:rFonts w:ascii="Times" w:hAnsi="Times"/>
      <w:sz w:val="20"/>
      <w:szCs w:val="20"/>
    </w:rPr>
  </w:style>
  <w:style w:type="paragraph" w:customStyle="1" w:styleId="xl87">
    <w:name w:val="xl87"/>
    <w:basedOn w:val="Normal"/>
    <w:rsid w:val="008873C5"/>
    <w:pPr>
      <w:spacing w:beforeLines="1" w:afterLines="1"/>
    </w:pPr>
    <w:rPr>
      <w:rFonts w:ascii="Times" w:hAnsi="Times"/>
      <w:b/>
      <w:bCs/>
      <w:sz w:val="20"/>
      <w:szCs w:val="20"/>
    </w:rPr>
  </w:style>
  <w:style w:type="character" w:styleId="Strong">
    <w:name w:val="Strong"/>
    <w:basedOn w:val="DefaultParagraphFont"/>
    <w:rsid w:val="007B3B18"/>
    <w:rPr>
      <w:b/>
      <w:bCs/>
    </w:rPr>
  </w:style>
  <w:style w:type="paragraph" w:customStyle="1" w:styleId="Standard">
    <w:name w:val="Standard"/>
    <w:rsid w:val="00AF1FD9"/>
    <w:pPr>
      <w:suppressAutoHyphens/>
      <w:autoSpaceDN w:val="0"/>
      <w:spacing w:after="200" w:line="276" w:lineRule="auto"/>
      <w:textAlignment w:val="baseline"/>
    </w:pPr>
    <w:rPr>
      <w:rFonts w:ascii="Calibri" w:eastAsia="SimSun" w:hAnsi="Calibri" w:cs="F"/>
      <w:kern w:val="3"/>
      <w:sz w:val="22"/>
      <w:szCs w:val="22"/>
    </w:rPr>
  </w:style>
  <w:style w:type="character" w:customStyle="1" w:styleId="apple-style-span">
    <w:name w:val="apple-style-span"/>
    <w:basedOn w:val="DefaultParagraphFont"/>
    <w:rsid w:val="00AF1FD9"/>
  </w:style>
  <w:style w:type="character" w:customStyle="1" w:styleId="apple-converted-space">
    <w:name w:val="apple-converted-space"/>
    <w:basedOn w:val="DefaultParagraphFont"/>
    <w:rsid w:val="00024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75474">
      <w:bodyDiv w:val="1"/>
      <w:marLeft w:val="0"/>
      <w:marRight w:val="0"/>
      <w:marTop w:val="0"/>
      <w:marBottom w:val="0"/>
      <w:divBdr>
        <w:top w:val="none" w:sz="0" w:space="0" w:color="auto"/>
        <w:left w:val="none" w:sz="0" w:space="0" w:color="auto"/>
        <w:bottom w:val="none" w:sz="0" w:space="0" w:color="auto"/>
        <w:right w:val="none" w:sz="0" w:space="0" w:color="auto"/>
      </w:divBdr>
    </w:div>
    <w:div w:id="57481768">
      <w:bodyDiv w:val="1"/>
      <w:marLeft w:val="0"/>
      <w:marRight w:val="0"/>
      <w:marTop w:val="0"/>
      <w:marBottom w:val="0"/>
      <w:divBdr>
        <w:top w:val="none" w:sz="0" w:space="0" w:color="auto"/>
        <w:left w:val="none" w:sz="0" w:space="0" w:color="auto"/>
        <w:bottom w:val="none" w:sz="0" w:space="0" w:color="auto"/>
        <w:right w:val="none" w:sz="0" w:space="0" w:color="auto"/>
      </w:divBdr>
    </w:div>
    <w:div w:id="114520487">
      <w:bodyDiv w:val="1"/>
      <w:marLeft w:val="0"/>
      <w:marRight w:val="0"/>
      <w:marTop w:val="0"/>
      <w:marBottom w:val="0"/>
      <w:divBdr>
        <w:top w:val="none" w:sz="0" w:space="0" w:color="auto"/>
        <w:left w:val="none" w:sz="0" w:space="0" w:color="auto"/>
        <w:bottom w:val="none" w:sz="0" w:space="0" w:color="auto"/>
        <w:right w:val="none" w:sz="0" w:space="0" w:color="auto"/>
      </w:divBdr>
    </w:div>
    <w:div w:id="134422102">
      <w:bodyDiv w:val="1"/>
      <w:marLeft w:val="0"/>
      <w:marRight w:val="0"/>
      <w:marTop w:val="0"/>
      <w:marBottom w:val="0"/>
      <w:divBdr>
        <w:top w:val="none" w:sz="0" w:space="0" w:color="auto"/>
        <w:left w:val="none" w:sz="0" w:space="0" w:color="auto"/>
        <w:bottom w:val="none" w:sz="0" w:space="0" w:color="auto"/>
        <w:right w:val="none" w:sz="0" w:space="0" w:color="auto"/>
      </w:divBdr>
    </w:div>
    <w:div w:id="232279950">
      <w:bodyDiv w:val="1"/>
      <w:marLeft w:val="0"/>
      <w:marRight w:val="0"/>
      <w:marTop w:val="0"/>
      <w:marBottom w:val="0"/>
      <w:divBdr>
        <w:top w:val="none" w:sz="0" w:space="0" w:color="auto"/>
        <w:left w:val="none" w:sz="0" w:space="0" w:color="auto"/>
        <w:bottom w:val="none" w:sz="0" w:space="0" w:color="auto"/>
        <w:right w:val="none" w:sz="0" w:space="0" w:color="auto"/>
      </w:divBdr>
    </w:div>
    <w:div w:id="302124247">
      <w:bodyDiv w:val="1"/>
      <w:marLeft w:val="0"/>
      <w:marRight w:val="0"/>
      <w:marTop w:val="0"/>
      <w:marBottom w:val="0"/>
      <w:divBdr>
        <w:top w:val="none" w:sz="0" w:space="0" w:color="auto"/>
        <w:left w:val="none" w:sz="0" w:space="0" w:color="auto"/>
        <w:bottom w:val="none" w:sz="0" w:space="0" w:color="auto"/>
        <w:right w:val="none" w:sz="0" w:space="0" w:color="auto"/>
      </w:divBdr>
    </w:div>
    <w:div w:id="314408317">
      <w:bodyDiv w:val="1"/>
      <w:marLeft w:val="0"/>
      <w:marRight w:val="0"/>
      <w:marTop w:val="0"/>
      <w:marBottom w:val="0"/>
      <w:divBdr>
        <w:top w:val="none" w:sz="0" w:space="0" w:color="auto"/>
        <w:left w:val="none" w:sz="0" w:space="0" w:color="auto"/>
        <w:bottom w:val="none" w:sz="0" w:space="0" w:color="auto"/>
        <w:right w:val="none" w:sz="0" w:space="0" w:color="auto"/>
      </w:divBdr>
    </w:div>
    <w:div w:id="334505292">
      <w:bodyDiv w:val="1"/>
      <w:marLeft w:val="0"/>
      <w:marRight w:val="0"/>
      <w:marTop w:val="0"/>
      <w:marBottom w:val="0"/>
      <w:divBdr>
        <w:top w:val="none" w:sz="0" w:space="0" w:color="auto"/>
        <w:left w:val="none" w:sz="0" w:space="0" w:color="auto"/>
        <w:bottom w:val="none" w:sz="0" w:space="0" w:color="auto"/>
        <w:right w:val="none" w:sz="0" w:space="0" w:color="auto"/>
      </w:divBdr>
    </w:div>
    <w:div w:id="428234015">
      <w:bodyDiv w:val="1"/>
      <w:marLeft w:val="0"/>
      <w:marRight w:val="0"/>
      <w:marTop w:val="0"/>
      <w:marBottom w:val="0"/>
      <w:divBdr>
        <w:top w:val="none" w:sz="0" w:space="0" w:color="auto"/>
        <w:left w:val="none" w:sz="0" w:space="0" w:color="auto"/>
        <w:bottom w:val="none" w:sz="0" w:space="0" w:color="auto"/>
        <w:right w:val="none" w:sz="0" w:space="0" w:color="auto"/>
      </w:divBdr>
    </w:div>
    <w:div w:id="453445955">
      <w:bodyDiv w:val="1"/>
      <w:marLeft w:val="0"/>
      <w:marRight w:val="0"/>
      <w:marTop w:val="0"/>
      <w:marBottom w:val="0"/>
      <w:divBdr>
        <w:top w:val="none" w:sz="0" w:space="0" w:color="auto"/>
        <w:left w:val="none" w:sz="0" w:space="0" w:color="auto"/>
        <w:bottom w:val="none" w:sz="0" w:space="0" w:color="auto"/>
        <w:right w:val="none" w:sz="0" w:space="0" w:color="auto"/>
      </w:divBdr>
    </w:div>
    <w:div w:id="498277710">
      <w:bodyDiv w:val="1"/>
      <w:marLeft w:val="0"/>
      <w:marRight w:val="0"/>
      <w:marTop w:val="0"/>
      <w:marBottom w:val="0"/>
      <w:divBdr>
        <w:top w:val="none" w:sz="0" w:space="0" w:color="auto"/>
        <w:left w:val="none" w:sz="0" w:space="0" w:color="auto"/>
        <w:bottom w:val="none" w:sz="0" w:space="0" w:color="auto"/>
        <w:right w:val="none" w:sz="0" w:space="0" w:color="auto"/>
      </w:divBdr>
    </w:div>
    <w:div w:id="626620501">
      <w:bodyDiv w:val="1"/>
      <w:marLeft w:val="0"/>
      <w:marRight w:val="0"/>
      <w:marTop w:val="0"/>
      <w:marBottom w:val="0"/>
      <w:divBdr>
        <w:top w:val="none" w:sz="0" w:space="0" w:color="auto"/>
        <w:left w:val="none" w:sz="0" w:space="0" w:color="auto"/>
        <w:bottom w:val="none" w:sz="0" w:space="0" w:color="auto"/>
        <w:right w:val="none" w:sz="0" w:space="0" w:color="auto"/>
      </w:divBdr>
    </w:div>
    <w:div w:id="688025018">
      <w:bodyDiv w:val="1"/>
      <w:marLeft w:val="0"/>
      <w:marRight w:val="0"/>
      <w:marTop w:val="0"/>
      <w:marBottom w:val="0"/>
      <w:divBdr>
        <w:top w:val="none" w:sz="0" w:space="0" w:color="auto"/>
        <w:left w:val="none" w:sz="0" w:space="0" w:color="auto"/>
        <w:bottom w:val="none" w:sz="0" w:space="0" w:color="auto"/>
        <w:right w:val="none" w:sz="0" w:space="0" w:color="auto"/>
      </w:divBdr>
    </w:div>
    <w:div w:id="742028998">
      <w:bodyDiv w:val="1"/>
      <w:marLeft w:val="0"/>
      <w:marRight w:val="0"/>
      <w:marTop w:val="0"/>
      <w:marBottom w:val="0"/>
      <w:divBdr>
        <w:top w:val="none" w:sz="0" w:space="0" w:color="auto"/>
        <w:left w:val="none" w:sz="0" w:space="0" w:color="auto"/>
        <w:bottom w:val="none" w:sz="0" w:space="0" w:color="auto"/>
        <w:right w:val="none" w:sz="0" w:space="0" w:color="auto"/>
      </w:divBdr>
    </w:div>
    <w:div w:id="758719400">
      <w:bodyDiv w:val="1"/>
      <w:marLeft w:val="0"/>
      <w:marRight w:val="0"/>
      <w:marTop w:val="0"/>
      <w:marBottom w:val="0"/>
      <w:divBdr>
        <w:top w:val="none" w:sz="0" w:space="0" w:color="auto"/>
        <w:left w:val="none" w:sz="0" w:space="0" w:color="auto"/>
        <w:bottom w:val="none" w:sz="0" w:space="0" w:color="auto"/>
        <w:right w:val="none" w:sz="0" w:space="0" w:color="auto"/>
      </w:divBdr>
    </w:div>
    <w:div w:id="825439806">
      <w:bodyDiv w:val="1"/>
      <w:marLeft w:val="0"/>
      <w:marRight w:val="0"/>
      <w:marTop w:val="0"/>
      <w:marBottom w:val="0"/>
      <w:divBdr>
        <w:top w:val="none" w:sz="0" w:space="0" w:color="auto"/>
        <w:left w:val="none" w:sz="0" w:space="0" w:color="auto"/>
        <w:bottom w:val="none" w:sz="0" w:space="0" w:color="auto"/>
        <w:right w:val="none" w:sz="0" w:space="0" w:color="auto"/>
      </w:divBdr>
    </w:div>
    <w:div w:id="825828888">
      <w:bodyDiv w:val="1"/>
      <w:marLeft w:val="0"/>
      <w:marRight w:val="0"/>
      <w:marTop w:val="0"/>
      <w:marBottom w:val="0"/>
      <w:divBdr>
        <w:top w:val="none" w:sz="0" w:space="0" w:color="auto"/>
        <w:left w:val="none" w:sz="0" w:space="0" w:color="auto"/>
        <w:bottom w:val="none" w:sz="0" w:space="0" w:color="auto"/>
        <w:right w:val="none" w:sz="0" w:space="0" w:color="auto"/>
      </w:divBdr>
    </w:div>
    <w:div w:id="834878656">
      <w:bodyDiv w:val="1"/>
      <w:marLeft w:val="0"/>
      <w:marRight w:val="0"/>
      <w:marTop w:val="0"/>
      <w:marBottom w:val="0"/>
      <w:divBdr>
        <w:top w:val="none" w:sz="0" w:space="0" w:color="auto"/>
        <w:left w:val="none" w:sz="0" w:space="0" w:color="auto"/>
        <w:bottom w:val="none" w:sz="0" w:space="0" w:color="auto"/>
        <w:right w:val="none" w:sz="0" w:space="0" w:color="auto"/>
      </w:divBdr>
    </w:div>
    <w:div w:id="905265147">
      <w:bodyDiv w:val="1"/>
      <w:marLeft w:val="0"/>
      <w:marRight w:val="0"/>
      <w:marTop w:val="0"/>
      <w:marBottom w:val="0"/>
      <w:divBdr>
        <w:top w:val="none" w:sz="0" w:space="0" w:color="auto"/>
        <w:left w:val="none" w:sz="0" w:space="0" w:color="auto"/>
        <w:bottom w:val="none" w:sz="0" w:space="0" w:color="auto"/>
        <w:right w:val="none" w:sz="0" w:space="0" w:color="auto"/>
      </w:divBdr>
    </w:div>
    <w:div w:id="917055737">
      <w:bodyDiv w:val="1"/>
      <w:marLeft w:val="0"/>
      <w:marRight w:val="0"/>
      <w:marTop w:val="0"/>
      <w:marBottom w:val="0"/>
      <w:divBdr>
        <w:top w:val="none" w:sz="0" w:space="0" w:color="auto"/>
        <w:left w:val="none" w:sz="0" w:space="0" w:color="auto"/>
        <w:bottom w:val="none" w:sz="0" w:space="0" w:color="auto"/>
        <w:right w:val="none" w:sz="0" w:space="0" w:color="auto"/>
      </w:divBdr>
    </w:div>
    <w:div w:id="959916901">
      <w:bodyDiv w:val="1"/>
      <w:marLeft w:val="0"/>
      <w:marRight w:val="0"/>
      <w:marTop w:val="0"/>
      <w:marBottom w:val="0"/>
      <w:divBdr>
        <w:top w:val="none" w:sz="0" w:space="0" w:color="auto"/>
        <w:left w:val="none" w:sz="0" w:space="0" w:color="auto"/>
        <w:bottom w:val="none" w:sz="0" w:space="0" w:color="auto"/>
        <w:right w:val="none" w:sz="0" w:space="0" w:color="auto"/>
      </w:divBdr>
    </w:div>
    <w:div w:id="1019703155">
      <w:bodyDiv w:val="1"/>
      <w:marLeft w:val="0"/>
      <w:marRight w:val="0"/>
      <w:marTop w:val="0"/>
      <w:marBottom w:val="0"/>
      <w:divBdr>
        <w:top w:val="none" w:sz="0" w:space="0" w:color="auto"/>
        <w:left w:val="none" w:sz="0" w:space="0" w:color="auto"/>
        <w:bottom w:val="none" w:sz="0" w:space="0" w:color="auto"/>
        <w:right w:val="none" w:sz="0" w:space="0" w:color="auto"/>
      </w:divBdr>
    </w:div>
    <w:div w:id="1281033617">
      <w:bodyDiv w:val="1"/>
      <w:marLeft w:val="0"/>
      <w:marRight w:val="0"/>
      <w:marTop w:val="0"/>
      <w:marBottom w:val="0"/>
      <w:divBdr>
        <w:top w:val="none" w:sz="0" w:space="0" w:color="auto"/>
        <w:left w:val="none" w:sz="0" w:space="0" w:color="auto"/>
        <w:bottom w:val="none" w:sz="0" w:space="0" w:color="auto"/>
        <w:right w:val="none" w:sz="0" w:space="0" w:color="auto"/>
      </w:divBdr>
    </w:div>
    <w:div w:id="1345128653">
      <w:bodyDiv w:val="1"/>
      <w:marLeft w:val="0"/>
      <w:marRight w:val="0"/>
      <w:marTop w:val="0"/>
      <w:marBottom w:val="0"/>
      <w:divBdr>
        <w:top w:val="none" w:sz="0" w:space="0" w:color="auto"/>
        <w:left w:val="none" w:sz="0" w:space="0" w:color="auto"/>
        <w:bottom w:val="none" w:sz="0" w:space="0" w:color="auto"/>
        <w:right w:val="none" w:sz="0" w:space="0" w:color="auto"/>
      </w:divBdr>
    </w:div>
    <w:div w:id="1349022751">
      <w:bodyDiv w:val="1"/>
      <w:marLeft w:val="0"/>
      <w:marRight w:val="0"/>
      <w:marTop w:val="0"/>
      <w:marBottom w:val="0"/>
      <w:divBdr>
        <w:top w:val="none" w:sz="0" w:space="0" w:color="auto"/>
        <w:left w:val="none" w:sz="0" w:space="0" w:color="auto"/>
        <w:bottom w:val="none" w:sz="0" w:space="0" w:color="auto"/>
        <w:right w:val="none" w:sz="0" w:space="0" w:color="auto"/>
      </w:divBdr>
    </w:div>
    <w:div w:id="1424835722">
      <w:bodyDiv w:val="1"/>
      <w:marLeft w:val="0"/>
      <w:marRight w:val="0"/>
      <w:marTop w:val="0"/>
      <w:marBottom w:val="0"/>
      <w:divBdr>
        <w:top w:val="none" w:sz="0" w:space="0" w:color="auto"/>
        <w:left w:val="none" w:sz="0" w:space="0" w:color="auto"/>
        <w:bottom w:val="none" w:sz="0" w:space="0" w:color="auto"/>
        <w:right w:val="none" w:sz="0" w:space="0" w:color="auto"/>
      </w:divBdr>
    </w:div>
    <w:div w:id="1520923143">
      <w:bodyDiv w:val="1"/>
      <w:marLeft w:val="0"/>
      <w:marRight w:val="0"/>
      <w:marTop w:val="0"/>
      <w:marBottom w:val="0"/>
      <w:divBdr>
        <w:top w:val="none" w:sz="0" w:space="0" w:color="auto"/>
        <w:left w:val="none" w:sz="0" w:space="0" w:color="auto"/>
        <w:bottom w:val="none" w:sz="0" w:space="0" w:color="auto"/>
        <w:right w:val="none" w:sz="0" w:space="0" w:color="auto"/>
      </w:divBdr>
    </w:div>
    <w:div w:id="1585454065">
      <w:bodyDiv w:val="1"/>
      <w:marLeft w:val="0"/>
      <w:marRight w:val="0"/>
      <w:marTop w:val="0"/>
      <w:marBottom w:val="0"/>
      <w:divBdr>
        <w:top w:val="none" w:sz="0" w:space="0" w:color="auto"/>
        <w:left w:val="none" w:sz="0" w:space="0" w:color="auto"/>
        <w:bottom w:val="none" w:sz="0" w:space="0" w:color="auto"/>
        <w:right w:val="none" w:sz="0" w:space="0" w:color="auto"/>
      </w:divBdr>
    </w:div>
    <w:div w:id="1605113960">
      <w:bodyDiv w:val="1"/>
      <w:marLeft w:val="0"/>
      <w:marRight w:val="0"/>
      <w:marTop w:val="0"/>
      <w:marBottom w:val="0"/>
      <w:divBdr>
        <w:top w:val="none" w:sz="0" w:space="0" w:color="auto"/>
        <w:left w:val="none" w:sz="0" w:space="0" w:color="auto"/>
        <w:bottom w:val="none" w:sz="0" w:space="0" w:color="auto"/>
        <w:right w:val="none" w:sz="0" w:space="0" w:color="auto"/>
      </w:divBdr>
    </w:div>
    <w:div w:id="1623996912">
      <w:bodyDiv w:val="1"/>
      <w:marLeft w:val="0"/>
      <w:marRight w:val="0"/>
      <w:marTop w:val="0"/>
      <w:marBottom w:val="0"/>
      <w:divBdr>
        <w:top w:val="none" w:sz="0" w:space="0" w:color="auto"/>
        <w:left w:val="none" w:sz="0" w:space="0" w:color="auto"/>
        <w:bottom w:val="none" w:sz="0" w:space="0" w:color="auto"/>
        <w:right w:val="none" w:sz="0" w:space="0" w:color="auto"/>
      </w:divBdr>
    </w:div>
    <w:div w:id="1731029861">
      <w:bodyDiv w:val="1"/>
      <w:marLeft w:val="0"/>
      <w:marRight w:val="0"/>
      <w:marTop w:val="0"/>
      <w:marBottom w:val="0"/>
      <w:divBdr>
        <w:top w:val="none" w:sz="0" w:space="0" w:color="auto"/>
        <w:left w:val="none" w:sz="0" w:space="0" w:color="auto"/>
        <w:bottom w:val="none" w:sz="0" w:space="0" w:color="auto"/>
        <w:right w:val="none" w:sz="0" w:space="0" w:color="auto"/>
      </w:divBdr>
    </w:div>
    <w:div w:id="1756130340">
      <w:bodyDiv w:val="1"/>
      <w:marLeft w:val="0"/>
      <w:marRight w:val="0"/>
      <w:marTop w:val="0"/>
      <w:marBottom w:val="0"/>
      <w:divBdr>
        <w:top w:val="none" w:sz="0" w:space="0" w:color="auto"/>
        <w:left w:val="none" w:sz="0" w:space="0" w:color="auto"/>
        <w:bottom w:val="none" w:sz="0" w:space="0" w:color="auto"/>
        <w:right w:val="none" w:sz="0" w:space="0" w:color="auto"/>
      </w:divBdr>
    </w:div>
    <w:div w:id="1827044790">
      <w:bodyDiv w:val="1"/>
      <w:marLeft w:val="0"/>
      <w:marRight w:val="0"/>
      <w:marTop w:val="0"/>
      <w:marBottom w:val="0"/>
      <w:divBdr>
        <w:top w:val="none" w:sz="0" w:space="0" w:color="auto"/>
        <w:left w:val="none" w:sz="0" w:space="0" w:color="auto"/>
        <w:bottom w:val="none" w:sz="0" w:space="0" w:color="auto"/>
        <w:right w:val="none" w:sz="0" w:space="0" w:color="auto"/>
      </w:divBdr>
    </w:div>
    <w:div w:id="1836798322">
      <w:bodyDiv w:val="1"/>
      <w:marLeft w:val="0"/>
      <w:marRight w:val="0"/>
      <w:marTop w:val="0"/>
      <w:marBottom w:val="0"/>
      <w:divBdr>
        <w:top w:val="none" w:sz="0" w:space="0" w:color="auto"/>
        <w:left w:val="none" w:sz="0" w:space="0" w:color="auto"/>
        <w:bottom w:val="none" w:sz="0" w:space="0" w:color="auto"/>
        <w:right w:val="none" w:sz="0" w:space="0" w:color="auto"/>
      </w:divBdr>
    </w:div>
    <w:div w:id="1856839482">
      <w:bodyDiv w:val="1"/>
      <w:marLeft w:val="0"/>
      <w:marRight w:val="0"/>
      <w:marTop w:val="0"/>
      <w:marBottom w:val="0"/>
      <w:divBdr>
        <w:top w:val="none" w:sz="0" w:space="0" w:color="auto"/>
        <w:left w:val="none" w:sz="0" w:space="0" w:color="auto"/>
        <w:bottom w:val="none" w:sz="0" w:space="0" w:color="auto"/>
        <w:right w:val="none" w:sz="0" w:space="0" w:color="auto"/>
      </w:divBdr>
    </w:div>
    <w:div w:id="1942031070">
      <w:bodyDiv w:val="1"/>
      <w:marLeft w:val="0"/>
      <w:marRight w:val="0"/>
      <w:marTop w:val="0"/>
      <w:marBottom w:val="0"/>
      <w:divBdr>
        <w:top w:val="none" w:sz="0" w:space="0" w:color="auto"/>
        <w:left w:val="none" w:sz="0" w:space="0" w:color="auto"/>
        <w:bottom w:val="none" w:sz="0" w:space="0" w:color="auto"/>
        <w:right w:val="none" w:sz="0" w:space="0" w:color="auto"/>
      </w:divBdr>
    </w:div>
    <w:div w:id="2060931200">
      <w:bodyDiv w:val="1"/>
      <w:marLeft w:val="0"/>
      <w:marRight w:val="0"/>
      <w:marTop w:val="0"/>
      <w:marBottom w:val="0"/>
      <w:divBdr>
        <w:top w:val="none" w:sz="0" w:space="0" w:color="auto"/>
        <w:left w:val="none" w:sz="0" w:space="0" w:color="auto"/>
        <w:bottom w:val="none" w:sz="0" w:space="0" w:color="auto"/>
        <w:right w:val="none" w:sz="0" w:space="0" w:color="auto"/>
      </w:divBdr>
    </w:div>
    <w:div w:id="2092502584">
      <w:bodyDiv w:val="1"/>
      <w:marLeft w:val="0"/>
      <w:marRight w:val="0"/>
      <w:marTop w:val="0"/>
      <w:marBottom w:val="0"/>
      <w:divBdr>
        <w:top w:val="none" w:sz="0" w:space="0" w:color="auto"/>
        <w:left w:val="none" w:sz="0" w:space="0" w:color="auto"/>
        <w:bottom w:val="none" w:sz="0" w:space="0" w:color="auto"/>
        <w:right w:val="none" w:sz="0" w:space="0" w:color="auto"/>
      </w:divBdr>
    </w:div>
    <w:div w:id="212916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evensonp@mir.wustl.edu" TargetMode="External"/><Relationship Id="rId18" Type="http://schemas.openxmlformats.org/officeDocument/2006/relationships/hyperlink" Target="file:///C:\Users\russ\Desktop\www.oasis-brains.org" TargetMode="External"/><Relationship Id="rId26" Type="http://schemas.openxmlformats.org/officeDocument/2006/relationships/image" Target="media/image6.gif"/><Relationship Id="rId39" Type="http://schemas.openxmlformats.org/officeDocument/2006/relationships/footer" Target="footer2.xml"/><Relationship Id="rId21" Type="http://schemas.openxmlformats.org/officeDocument/2006/relationships/image" Target="media/image3.jpeg"/><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lzheimer.wustl.edu/Research/ResourceRequest.htm" TargetMode="External"/><Relationship Id="rId20" Type="http://schemas.openxmlformats.org/officeDocument/2006/relationships/image" Target="media/image2.png"/><Relationship Id="rId29" Type="http://schemas.openxmlformats.org/officeDocument/2006/relationships/image" Target="cid:image002.png@01CD3E72.B332FEF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airmir.wikispaces.com/"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dwyerd@mir.wustl.edu" TargetMode="External"/><Relationship Id="rId23" Type="http://schemas.openxmlformats.org/officeDocument/2006/relationships/hyperlink" Target="http://surfer.nmr.mgh.harvard.edu/fswiki/FsTutorial/TroubleshootingData" TargetMode="External"/><Relationship Id="rId28" Type="http://schemas.openxmlformats.org/officeDocument/2006/relationships/image" Target="media/image7.gif"/><Relationship Id="rId36" Type="http://schemas.openxmlformats.org/officeDocument/2006/relationships/header" Target="header1.xml"/><Relationship Id="rId10" Type="http://schemas.openxmlformats.org/officeDocument/2006/relationships/hyperlink" Target="file:///\\rad-fs1.rad.wustl.edu\ddwyer01$\HASD%202013\www.oasis-brains.org" TargetMode="External"/><Relationship Id="rId19" Type="http://schemas.openxmlformats.org/officeDocument/2006/relationships/hyperlink" Target="http://alzheimer.wustl.edu/Research/ResourceRequest.htm" TargetMode="External"/><Relationship Id="rId31" Type="http://schemas.openxmlformats.org/officeDocument/2006/relationships/image" Target="cid:image004.png@01CD3E72.B332FEF0" TargetMode="External"/><Relationship Id="rId4" Type="http://schemas.openxmlformats.org/officeDocument/2006/relationships/settings" Target="settings.xml"/><Relationship Id="rId9" Type="http://schemas.openxmlformats.org/officeDocument/2006/relationships/hyperlink" Target="file:///\\rad-fs1.rad.wustl.edu\ddwyer01$\HASD%202013\cnda.wustl.edu" TargetMode="External"/><Relationship Id="rId14" Type="http://schemas.openxmlformats.org/officeDocument/2006/relationships/hyperlink" Target="mailto:russ@wustl.edu" TargetMode="External"/><Relationship Id="rId22" Type="http://schemas.openxmlformats.org/officeDocument/2006/relationships/hyperlink" Target="https://nilmail07.wustl.edu/owa/redir.aspx?C=900bd19abc954827ae41e219837de85a&amp;URL=http%3a%2f%2fsurfer.nmr.mgh.harvard.edu%2f" TargetMode="External"/><Relationship Id="rId27" Type="http://schemas.openxmlformats.org/officeDocument/2006/relationships/image" Target="cid:image001.png@01CD3E72.B332FEF0" TargetMode="External"/><Relationship Id="rId30" Type="http://schemas.openxmlformats.org/officeDocument/2006/relationships/image" Target="media/image8.gif"/><Relationship Id="rId35" Type="http://schemas.openxmlformats.org/officeDocument/2006/relationships/image" Target="media/image1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benzingert@wustl.edu" TargetMode="External"/><Relationship Id="rId17" Type="http://schemas.openxmlformats.org/officeDocument/2006/relationships/hyperlink" Target="http://www.dian-info.org/resourcedb/Data/default.asp" TargetMode="External"/><Relationship Id="rId25" Type="http://schemas.openxmlformats.org/officeDocument/2006/relationships/image" Target="media/image5.png"/><Relationship Id="rId33" Type="http://schemas.openxmlformats.org/officeDocument/2006/relationships/image" Target="cid:image003.png@01CD3E72.B332FEF0" TargetMode="External"/><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83126-A69E-45CC-A9DA-9757454B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8368</Words>
  <Characters>47700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Version 1.0    1/6/2013</vt:lpstr>
    </vt:vector>
  </TitlesOfParts>
  <Company/>
  <LinksUpToDate>false</LinksUpToDate>
  <CharactersWithSpaces>55957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1.0    1/6/2013</dc:title>
  <dc:creator>L Ercole</dc:creator>
  <cp:lastModifiedBy>Hornbeck, Russ</cp:lastModifiedBy>
  <cp:revision>2</cp:revision>
  <cp:lastPrinted>2014-01-08T16:53:00Z</cp:lastPrinted>
  <dcterms:created xsi:type="dcterms:W3CDTF">2017-03-01T22:56:00Z</dcterms:created>
  <dcterms:modified xsi:type="dcterms:W3CDTF">2017-03-01T22:56:00Z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